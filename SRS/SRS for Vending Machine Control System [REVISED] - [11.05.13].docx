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D96" w:rsidRDefault="00B14D96">
      <w:pPr>
        <w:pStyle w:val="DocumentTitle"/>
        <w:rPr>
          <w:rFonts w:cs="Arial"/>
          <w:b w:val="0"/>
          <w:bCs/>
          <w:sz w:val="24"/>
          <w:szCs w:val="16"/>
        </w:rPr>
      </w:pPr>
    </w:p>
    <w:p w:rsidR="00812568" w:rsidRPr="00B14D96" w:rsidRDefault="00812568">
      <w:pPr>
        <w:pStyle w:val="DocumentTitle"/>
        <w:rPr>
          <w:rFonts w:cs="Arial"/>
          <w:b w:val="0"/>
          <w:bCs/>
          <w:sz w:val="24"/>
          <w:szCs w:val="16"/>
        </w:rPr>
      </w:pPr>
    </w:p>
    <w:p w:rsidR="00387A56" w:rsidRDefault="00011CE6">
      <w:pPr>
        <w:pStyle w:val="DocumentTitle"/>
        <w:rPr>
          <w:rFonts w:cs="Arial"/>
          <w:sz w:val="28"/>
        </w:rPr>
      </w:pPr>
      <w:r>
        <w:rPr>
          <w:rFonts w:cs="Arial"/>
          <w:sz w:val="28"/>
        </w:rPr>
        <w:t>SOFTWARE</w:t>
      </w:r>
      <w:r w:rsidR="00387A56">
        <w:rPr>
          <w:rFonts w:cs="Arial"/>
          <w:sz w:val="28"/>
        </w:rPr>
        <w:t xml:space="preserve"> REQUIREMENT SPECIFICATIONS</w:t>
      </w:r>
    </w:p>
    <w:p w:rsidR="00387A56" w:rsidRDefault="00387A56" w:rsidP="001F10D4">
      <w:pPr>
        <w:pStyle w:val="DocumentTitle"/>
        <w:rPr>
          <w:rFonts w:cs="Arial"/>
          <w:sz w:val="28"/>
        </w:rPr>
      </w:pPr>
      <w:r>
        <w:rPr>
          <w:rFonts w:cs="Arial"/>
          <w:sz w:val="28"/>
        </w:rPr>
        <w:t>(SRS)</w:t>
      </w:r>
    </w:p>
    <w:p w:rsidR="00B14D96" w:rsidRDefault="00B14D96">
      <w:pPr>
        <w:pStyle w:val="DocumentTitle"/>
        <w:rPr>
          <w:rFonts w:cs="Arial"/>
          <w:sz w:val="20"/>
        </w:rPr>
      </w:pPr>
    </w:p>
    <w:p w:rsidR="00B14D96" w:rsidRDefault="00B14D96">
      <w:pPr>
        <w:pStyle w:val="DocumentTitle"/>
        <w:rPr>
          <w:rFonts w:cs="Arial"/>
          <w:sz w:val="20"/>
        </w:rPr>
      </w:pPr>
    </w:p>
    <w:p w:rsidR="00B14D96" w:rsidRDefault="00B14D96">
      <w:pPr>
        <w:pStyle w:val="DocumentTitle"/>
        <w:rPr>
          <w:rFonts w:cs="Arial"/>
          <w:sz w:val="20"/>
        </w:rPr>
      </w:pPr>
    </w:p>
    <w:p w:rsidR="00B14D96" w:rsidRDefault="00B14D96">
      <w:pPr>
        <w:pStyle w:val="DocumentTitle"/>
        <w:rPr>
          <w:rFonts w:cs="Arial"/>
          <w:sz w:val="20"/>
        </w:rPr>
      </w:pPr>
    </w:p>
    <w:p w:rsidR="00387A56" w:rsidRDefault="00A44ADB">
      <w:pPr>
        <w:pStyle w:val="DocumentTitle"/>
        <w:rPr>
          <w:rFonts w:cs="Arial"/>
          <w:b w:val="0"/>
          <w:bCs/>
          <w:sz w:val="28"/>
        </w:rPr>
      </w:pPr>
      <w:r>
        <w:rPr>
          <w:rFonts w:cs="Arial"/>
          <w:b w:val="0"/>
          <w:bCs/>
          <w:sz w:val="28"/>
        </w:rPr>
        <w:t>For</w:t>
      </w:r>
      <w:r w:rsidR="00387A56">
        <w:rPr>
          <w:rFonts w:cs="Arial"/>
          <w:b w:val="0"/>
          <w:bCs/>
          <w:sz w:val="28"/>
        </w:rPr>
        <w:t xml:space="preserve"> the</w:t>
      </w:r>
    </w:p>
    <w:p w:rsidR="001F10D4" w:rsidRDefault="001F10D4" w:rsidP="001F10D4">
      <w:pPr>
        <w:pStyle w:val="DocumentTitle"/>
        <w:rPr>
          <w:rFonts w:cs="Arial"/>
          <w:sz w:val="28"/>
        </w:rPr>
      </w:pPr>
      <w:r>
        <w:rPr>
          <w:rFonts w:cs="Arial"/>
          <w:sz w:val="28"/>
        </w:rPr>
        <w:t>Vending Machine Control System</w:t>
      </w:r>
    </w:p>
    <w:p w:rsidR="001F10D4" w:rsidRDefault="001F10D4" w:rsidP="001F10D4">
      <w:pPr>
        <w:pStyle w:val="DocumentTitle"/>
        <w:rPr>
          <w:rFonts w:cs="Arial"/>
          <w:sz w:val="28"/>
        </w:rPr>
      </w:pPr>
      <w:r>
        <w:rPr>
          <w:rFonts w:cs="Arial"/>
          <w:sz w:val="28"/>
        </w:rPr>
        <w:t>(VMCS)</w:t>
      </w:r>
    </w:p>
    <w:p w:rsidR="00B14D96" w:rsidRPr="00263E05" w:rsidRDefault="00B14D96">
      <w:pPr>
        <w:pStyle w:val="DocumentTitle"/>
        <w:rPr>
          <w:rFonts w:cs="Arial"/>
          <w:sz w:val="20"/>
          <w:szCs w:val="12"/>
        </w:rPr>
      </w:pPr>
    </w:p>
    <w:p w:rsidR="00B14D96" w:rsidRPr="00263E05" w:rsidRDefault="00B14D96">
      <w:pPr>
        <w:pStyle w:val="DocumentTitle"/>
        <w:rPr>
          <w:rFonts w:cs="Arial"/>
          <w:sz w:val="20"/>
          <w:szCs w:val="12"/>
        </w:rPr>
      </w:pPr>
    </w:p>
    <w:p w:rsidR="00B14D96" w:rsidRPr="00263E05" w:rsidRDefault="00B14D96">
      <w:pPr>
        <w:pStyle w:val="DocumentTitle"/>
        <w:rPr>
          <w:rFonts w:cs="Arial"/>
          <w:sz w:val="20"/>
          <w:szCs w:val="12"/>
        </w:rPr>
      </w:pPr>
    </w:p>
    <w:p w:rsidR="00B14D96" w:rsidRPr="00263E05" w:rsidRDefault="00B14D96">
      <w:pPr>
        <w:pStyle w:val="DocumentTitle"/>
        <w:rPr>
          <w:rFonts w:cs="Arial"/>
          <w:sz w:val="20"/>
          <w:szCs w:val="12"/>
        </w:rPr>
      </w:pPr>
    </w:p>
    <w:p w:rsidR="00387A56" w:rsidRDefault="00387A56">
      <w:pPr>
        <w:pStyle w:val="DocumentTitle"/>
        <w:rPr>
          <w:rFonts w:cs="Arial"/>
          <w:sz w:val="28"/>
        </w:rPr>
      </w:pPr>
      <w:r>
        <w:rPr>
          <w:rFonts w:cs="Arial"/>
          <w:sz w:val="28"/>
        </w:rPr>
        <w:t>Contract No: …..</w:t>
      </w:r>
    </w:p>
    <w:p w:rsidR="00387A56" w:rsidRDefault="00387A56">
      <w:pPr>
        <w:pStyle w:val="DocumentTitle"/>
        <w:rPr>
          <w:rFonts w:cs="Arial"/>
          <w:b w:val="0"/>
          <w:bCs/>
          <w:sz w:val="28"/>
        </w:rPr>
      </w:pPr>
      <w:r>
        <w:rPr>
          <w:rFonts w:cs="Arial"/>
          <w:sz w:val="28"/>
        </w:rPr>
        <w:t>CDRL Sequence No: …..</w:t>
      </w: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387A56" w:rsidRDefault="00387A56">
      <w:pPr>
        <w:jc w:val="center"/>
        <w:rPr>
          <w:rFonts w:cs="Arial"/>
          <w:sz w:val="28"/>
        </w:rPr>
      </w:pPr>
      <w:r>
        <w:rPr>
          <w:rFonts w:cs="Arial"/>
          <w:sz w:val="28"/>
        </w:rPr>
        <w:t>Prepared For:</w:t>
      </w:r>
    </w:p>
    <w:p w:rsidR="000F04E1" w:rsidRPr="00893222" w:rsidRDefault="000F04E1" w:rsidP="000F04E1">
      <w:pPr>
        <w:pStyle w:val="DocumentTitle"/>
        <w:rPr>
          <w:rFonts w:cs="Arial"/>
          <w:sz w:val="20"/>
        </w:rPr>
      </w:pPr>
    </w:p>
    <w:p w:rsidR="00893222" w:rsidRPr="006C0FFF" w:rsidRDefault="006C0FFF" w:rsidP="001F10D4">
      <w:pPr>
        <w:jc w:val="center"/>
        <w:rPr>
          <w:rFonts w:cs="Arial"/>
          <w:b/>
          <w:bCs/>
          <w:sz w:val="36"/>
          <w:szCs w:val="28"/>
        </w:rPr>
      </w:pPr>
      <w:r w:rsidRPr="006C0FFF">
        <w:rPr>
          <w:b/>
          <w:bCs/>
          <w:iCs/>
          <w:sz w:val="28"/>
          <w:szCs w:val="28"/>
        </w:rPr>
        <w:t xml:space="preserve">Vimto Soft </w:t>
      </w:r>
      <w:r w:rsidR="001F10D4">
        <w:rPr>
          <w:b/>
          <w:bCs/>
          <w:iCs/>
          <w:sz w:val="28"/>
          <w:szCs w:val="28"/>
        </w:rPr>
        <w:t>D</w:t>
      </w:r>
      <w:r w:rsidRPr="006C0FFF">
        <w:rPr>
          <w:b/>
          <w:bCs/>
          <w:iCs/>
          <w:sz w:val="28"/>
          <w:szCs w:val="28"/>
        </w:rPr>
        <w:t>rinks</w:t>
      </w:r>
      <w:r w:rsidR="001F10D4">
        <w:rPr>
          <w:b/>
          <w:bCs/>
          <w:iCs/>
          <w:sz w:val="28"/>
          <w:szCs w:val="28"/>
        </w:rPr>
        <w:t xml:space="preserve"> Company</w:t>
      </w: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B14D96" w:rsidRPr="00263E05" w:rsidRDefault="00B14D96">
      <w:pPr>
        <w:jc w:val="center"/>
        <w:rPr>
          <w:rFonts w:cs="Arial"/>
          <w:b/>
          <w:bCs/>
          <w:szCs w:val="12"/>
        </w:rPr>
      </w:pPr>
    </w:p>
    <w:p w:rsidR="00387A56" w:rsidRDefault="00387A56">
      <w:pPr>
        <w:jc w:val="center"/>
        <w:rPr>
          <w:rFonts w:cs="Arial"/>
          <w:sz w:val="28"/>
        </w:rPr>
      </w:pPr>
      <w:r>
        <w:rPr>
          <w:rFonts w:cs="Arial"/>
          <w:sz w:val="28"/>
        </w:rPr>
        <w:t>Prepared By:</w:t>
      </w:r>
    </w:p>
    <w:p w:rsidR="000F04E1" w:rsidRPr="00893222" w:rsidRDefault="000F04E1" w:rsidP="000F04E1">
      <w:pPr>
        <w:pStyle w:val="DocumentTitle"/>
        <w:rPr>
          <w:rFonts w:cs="Arial"/>
          <w:sz w:val="20"/>
        </w:rPr>
      </w:pPr>
    </w:p>
    <w:p w:rsidR="00387A56" w:rsidRDefault="00E32481" w:rsidP="00E32481">
      <w:pPr>
        <w:jc w:val="center"/>
        <w:rPr>
          <w:rFonts w:cs="Arial"/>
          <w:b/>
          <w:sz w:val="28"/>
        </w:rPr>
      </w:pPr>
      <w:r>
        <w:rPr>
          <w:rFonts w:cs="Arial"/>
          <w:b/>
          <w:sz w:val="28"/>
        </w:rPr>
        <w:t>ADVANCED INFORMATICS SCHOOL</w:t>
      </w:r>
      <w:r w:rsidR="00387A56">
        <w:rPr>
          <w:rFonts w:cs="Arial"/>
          <w:b/>
          <w:sz w:val="28"/>
        </w:rPr>
        <w:t xml:space="preserve"> (</w:t>
      </w:r>
      <w:r>
        <w:rPr>
          <w:rFonts w:cs="Arial"/>
          <w:b/>
          <w:sz w:val="28"/>
        </w:rPr>
        <w:t>AIS</w:t>
      </w:r>
      <w:r w:rsidR="00387A56">
        <w:rPr>
          <w:rFonts w:cs="Arial"/>
          <w:b/>
          <w:sz w:val="28"/>
        </w:rPr>
        <w:t>)</w:t>
      </w:r>
    </w:p>
    <w:p w:rsidR="00B14D96" w:rsidRPr="00263E05" w:rsidRDefault="00B14D96">
      <w:pPr>
        <w:jc w:val="both"/>
        <w:rPr>
          <w:rFonts w:cs="Arial"/>
          <w:b/>
        </w:rPr>
      </w:pPr>
    </w:p>
    <w:p w:rsidR="00B14D96" w:rsidRPr="00263E05" w:rsidRDefault="00B14D96">
      <w:pPr>
        <w:jc w:val="both"/>
        <w:rPr>
          <w:rFonts w:cs="Arial"/>
          <w:b/>
        </w:rPr>
      </w:pPr>
    </w:p>
    <w:p w:rsidR="00B14D96" w:rsidRPr="00263E05" w:rsidRDefault="00B14D96">
      <w:pPr>
        <w:jc w:val="both"/>
        <w:rPr>
          <w:rFonts w:cs="Arial"/>
          <w:b/>
        </w:rPr>
      </w:pPr>
    </w:p>
    <w:p w:rsidR="00263E05" w:rsidRPr="00263E05" w:rsidRDefault="00263E05">
      <w:pPr>
        <w:jc w:val="both"/>
        <w:rPr>
          <w:rFonts w:cs="Arial"/>
          <w:b/>
        </w:rPr>
      </w:pPr>
    </w:p>
    <w:p w:rsidR="00263E05" w:rsidRPr="00263E05" w:rsidRDefault="00263E05">
      <w:pPr>
        <w:jc w:val="both"/>
        <w:rPr>
          <w:rFonts w:cs="Arial"/>
          <w:b/>
        </w:rPr>
      </w:pPr>
    </w:p>
    <w:p w:rsidR="00263E05" w:rsidRPr="00263E05" w:rsidRDefault="00263E05">
      <w:pPr>
        <w:jc w:val="both"/>
        <w:rPr>
          <w:rFonts w:cs="Arial"/>
          <w:b/>
        </w:rPr>
      </w:pPr>
    </w:p>
    <w:p w:rsidR="00263E05" w:rsidRPr="00263E05" w:rsidRDefault="00263E05">
      <w:pPr>
        <w:jc w:val="both"/>
        <w:rPr>
          <w:rFonts w:cs="Arial"/>
          <w:b/>
        </w:rPr>
      </w:pPr>
    </w:p>
    <w:p w:rsidR="00B14D96" w:rsidRPr="00263E05" w:rsidRDefault="00B14D96">
      <w:pPr>
        <w:jc w:val="both"/>
        <w:rPr>
          <w:rFonts w:cs="Arial"/>
          <w:b/>
        </w:rPr>
      </w:pPr>
    </w:p>
    <w:p w:rsidR="00387A56" w:rsidRDefault="00387A56">
      <w:pPr>
        <w:jc w:val="both"/>
        <w:rPr>
          <w:rFonts w:cs="Arial"/>
          <w:bCs/>
        </w:rPr>
      </w:pPr>
      <w:r>
        <w:rPr>
          <w:rFonts w:cs="Arial"/>
          <w:bCs/>
        </w:rPr>
        <w:t>Authenticated by __________________</w:t>
      </w:r>
      <w:r>
        <w:rPr>
          <w:rFonts w:cs="Arial"/>
          <w:bCs/>
        </w:rPr>
        <w:tab/>
      </w:r>
      <w:r>
        <w:rPr>
          <w:rFonts w:cs="Arial"/>
          <w:bCs/>
        </w:rPr>
        <w:tab/>
        <w:t>Approved by__________________</w:t>
      </w:r>
    </w:p>
    <w:p w:rsidR="00387A56" w:rsidRDefault="00387A56">
      <w:pPr>
        <w:pStyle w:val="Header"/>
        <w:tabs>
          <w:tab w:val="clear" w:pos="4320"/>
          <w:tab w:val="clear" w:pos="8640"/>
        </w:tabs>
      </w:pPr>
      <w:r>
        <w:tab/>
      </w:r>
      <w:r>
        <w:tab/>
      </w:r>
      <w:r>
        <w:tab/>
      </w:r>
      <w:r w:rsidR="007B7F03">
        <w:t>Vimto Soft Drink</w:t>
      </w:r>
      <w:r>
        <w:tab/>
      </w:r>
      <w:r>
        <w:tab/>
      </w:r>
      <w:r>
        <w:tab/>
      </w:r>
      <w:r w:rsidR="007B7F03">
        <w:t xml:space="preserve">               AIS</w:t>
      </w:r>
    </w:p>
    <w:p w:rsidR="00387A56" w:rsidRDefault="00387A56">
      <w:pPr>
        <w:pStyle w:val="Header"/>
        <w:tabs>
          <w:tab w:val="clear" w:pos="4320"/>
          <w:tab w:val="clear" w:pos="8640"/>
        </w:tabs>
      </w:pPr>
    </w:p>
    <w:p w:rsidR="00387A56" w:rsidRDefault="00387A56">
      <w:pPr>
        <w:pStyle w:val="Header"/>
        <w:tabs>
          <w:tab w:val="clear" w:pos="4320"/>
          <w:tab w:val="clear" w:pos="8640"/>
        </w:tabs>
      </w:pPr>
    </w:p>
    <w:p w:rsidR="00387A56" w:rsidRDefault="00387A56">
      <w:pPr>
        <w:pStyle w:val="Header"/>
        <w:tabs>
          <w:tab w:val="clear" w:pos="4320"/>
          <w:tab w:val="clear" w:pos="8640"/>
        </w:tabs>
        <w:sectPr w:rsidR="00387A56">
          <w:headerReference w:type="default" r:id="rId12"/>
          <w:footerReference w:type="even" r:id="rId13"/>
          <w:footerReference w:type="default" r:id="rId14"/>
          <w:pgSz w:w="12240" w:h="15840"/>
          <w:pgMar w:top="1440" w:right="1800" w:bottom="2016" w:left="1800" w:header="720" w:footer="720" w:gutter="0"/>
          <w:pgNumType w:fmt="lowerRoman" w:start="1"/>
          <w:cols w:space="720"/>
        </w:sectPr>
      </w:pPr>
      <w:r>
        <w:t>Date</w:t>
      </w:r>
      <w:r>
        <w:tab/>
      </w:r>
      <w:r>
        <w:tab/>
        <w:t xml:space="preserve">    ___________________</w:t>
      </w:r>
      <w:r>
        <w:tab/>
      </w:r>
      <w:r>
        <w:tab/>
        <w:t>Date</w:t>
      </w:r>
      <w:r>
        <w:tab/>
        <w:t xml:space="preserve">       __________________</w:t>
      </w:r>
    </w:p>
    <w:p w:rsidR="00387A56" w:rsidRDefault="00387A56" w:rsidP="00D70F20">
      <w:pPr>
        <w:pStyle w:val="Heading1"/>
        <w:numPr>
          <w:ilvl w:val="0"/>
          <w:numId w:val="0"/>
        </w:numPr>
      </w:pPr>
      <w:bookmarkStart w:id="0" w:name="_Toc370719493"/>
      <w:bookmarkStart w:id="1" w:name="_Toc371457138"/>
      <w:r>
        <w:lastRenderedPageBreak/>
        <w:t>DOCUMENT APPROVAL</w:t>
      </w:r>
      <w:bookmarkEnd w:id="0"/>
      <w:bookmarkEnd w:id="1"/>
    </w:p>
    <w:p w:rsidR="00137BC4" w:rsidRDefault="00137BC4" w:rsidP="00137BC4"/>
    <w:p w:rsidR="00137BC4" w:rsidRDefault="00137BC4" w:rsidP="00137BC4"/>
    <w:p w:rsidR="00137BC4" w:rsidRDefault="00137BC4" w:rsidP="00137BC4"/>
    <w:p w:rsidR="00137BC4" w:rsidRDefault="00137BC4" w:rsidP="00137BC4"/>
    <w:p w:rsidR="00137BC4" w:rsidRDefault="00137BC4" w:rsidP="00137BC4"/>
    <w:p w:rsidR="00137BC4" w:rsidRDefault="00137BC4" w:rsidP="00137BC4"/>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8"/>
        <w:gridCol w:w="2624"/>
        <w:gridCol w:w="2604"/>
      </w:tblGrid>
      <w:tr w:rsidR="00387A56" w:rsidTr="00137BC4">
        <w:tc>
          <w:tcPr>
            <w:tcW w:w="3268" w:type="dxa"/>
            <w:shd w:val="pct15" w:color="auto" w:fill="auto"/>
            <w:vAlign w:val="center"/>
          </w:tcPr>
          <w:p w:rsidR="00387A56" w:rsidRDefault="00387A56">
            <w:pPr>
              <w:spacing w:before="80" w:after="80"/>
              <w:jc w:val="center"/>
              <w:rPr>
                <w:b/>
                <w:bCs/>
              </w:rPr>
            </w:pPr>
          </w:p>
        </w:tc>
        <w:tc>
          <w:tcPr>
            <w:tcW w:w="2624" w:type="dxa"/>
            <w:shd w:val="pct15" w:color="auto" w:fill="auto"/>
          </w:tcPr>
          <w:p w:rsidR="00387A56" w:rsidRDefault="00387A56">
            <w:pPr>
              <w:spacing w:before="80" w:after="80"/>
              <w:jc w:val="center"/>
              <w:rPr>
                <w:b/>
                <w:bCs/>
              </w:rPr>
            </w:pPr>
            <w:r>
              <w:rPr>
                <w:b/>
                <w:bCs/>
              </w:rPr>
              <w:t>Name</w:t>
            </w:r>
          </w:p>
        </w:tc>
        <w:tc>
          <w:tcPr>
            <w:tcW w:w="2604" w:type="dxa"/>
            <w:shd w:val="pct15" w:color="auto" w:fill="auto"/>
          </w:tcPr>
          <w:p w:rsidR="00387A56" w:rsidRDefault="00387A56">
            <w:pPr>
              <w:spacing w:before="80" w:after="80"/>
              <w:jc w:val="center"/>
              <w:rPr>
                <w:b/>
                <w:bCs/>
              </w:rPr>
            </w:pPr>
            <w:r>
              <w:rPr>
                <w:b/>
                <w:bCs/>
              </w:rPr>
              <w:t>Date</w:t>
            </w:r>
          </w:p>
        </w:tc>
      </w:tr>
      <w:tr w:rsidR="00387A56" w:rsidTr="00137BC4">
        <w:tc>
          <w:tcPr>
            <w:tcW w:w="3268" w:type="dxa"/>
            <w:vAlign w:val="center"/>
          </w:tcPr>
          <w:p w:rsidR="00387A56" w:rsidRDefault="00387A56">
            <w:pPr>
              <w:spacing w:before="40" w:after="40"/>
              <w:jc w:val="center"/>
            </w:pPr>
          </w:p>
          <w:p w:rsidR="00387A56" w:rsidRDefault="00387A56">
            <w:pPr>
              <w:spacing w:before="40" w:after="40"/>
              <w:jc w:val="center"/>
            </w:pPr>
            <w:r>
              <w:t>Verified by:</w:t>
            </w:r>
          </w:p>
          <w:p w:rsidR="00387A56" w:rsidRDefault="00387A56">
            <w:pPr>
              <w:spacing w:before="40" w:after="40"/>
              <w:jc w:val="center"/>
            </w:pPr>
          </w:p>
          <w:p w:rsidR="00387A56" w:rsidRDefault="00387A56">
            <w:pPr>
              <w:spacing w:before="40" w:after="40"/>
              <w:jc w:val="center"/>
            </w:pPr>
            <w:r>
              <w:t>________________________</w:t>
            </w:r>
          </w:p>
          <w:p w:rsidR="00842D27" w:rsidRDefault="00842D27">
            <w:pPr>
              <w:spacing w:before="40" w:after="40"/>
              <w:jc w:val="center"/>
            </w:pPr>
          </w:p>
          <w:p w:rsidR="00842D27" w:rsidRDefault="00387A56" w:rsidP="00842D27">
            <w:pPr>
              <w:spacing w:before="40" w:after="40"/>
              <w:jc w:val="center"/>
            </w:pPr>
            <w:r>
              <w:t>Project Leader</w:t>
            </w:r>
          </w:p>
          <w:p w:rsidR="00842D27" w:rsidRDefault="00842D27" w:rsidP="00842D27">
            <w:pPr>
              <w:spacing w:before="40" w:after="40"/>
              <w:jc w:val="center"/>
            </w:pPr>
          </w:p>
        </w:tc>
        <w:tc>
          <w:tcPr>
            <w:tcW w:w="2624" w:type="dxa"/>
          </w:tcPr>
          <w:p w:rsidR="00387A56" w:rsidRDefault="00387A56">
            <w:pPr>
              <w:spacing w:before="40" w:after="40"/>
            </w:pPr>
          </w:p>
        </w:tc>
        <w:tc>
          <w:tcPr>
            <w:tcW w:w="2604" w:type="dxa"/>
          </w:tcPr>
          <w:p w:rsidR="00387A56" w:rsidRDefault="00387A56">
            <w:pPr>
              <w:spacing w:before="40" w:after="40"/>
            </w:pPr>
          </w:p>
        </w:tc>
      </w:tr>
      <w:tr w:rsidR="00387A56" w:rsidTr="00137BC4">
        <w:tc>
          <w:tcPr>
            <w:tcW w:w="3268" w:type="dxa"/>
            <w:vAlign w:val="center"/>
          </w:tcPr>
          <w:p w:rsidR="00387A56" w:rsidRDefault="00387A56">
            <w:pPr>
              <w:spacing w:before="40" w:after="40"/>
              <w:jc w:val="center"/>
            </w:pPr>
          </w:p>
          <w:p w:rsidR="00387A56" w:rsidRDefault="00387A56">
            <w:pPr>
              <w:spacing w:before="40" w:after="40"/>
              <w:jc w:val="center"/>
            </w:pPr>
            <w:r>
              <w:t>Authenticated by:</w:t>
            </w:r>
          </w:p>
          <w:p w:rsidR="00387A56" w:rsidRDefault="00387A56">
            <w:pPr>
              <w:spacing w:before="40" w:after="40"/>
              <w:jc w:val="center"/>
            </w:pPr>
          </w:p>
          <w:p w:rsidR="00387A56" w:rsidRDefault="00387A56">
            <w:pPr>
              <w:spacing w:before="40" w:after="40"/>
              <w:jc w:val="center"/>
            </w:pPr>
            <w:r>
              <w:t>________________________</w:t>
            </w:r>
          </w:p>
          <w:p w:rsidR="00842D27" w:rsidRDefault="00842D27">
            <w:pPr>
              <w:spacing w:before="40" w:after="40"/>
              <w:jc w:val="center"/>
            </w:pPr>
          </w:p>
          <w:p w:rsidR="00842D27" w:rsidRDefault="00387A56" w:rsidP="00842D27">
            <w:pPr>
              <w:spacing w:before="40" w:after="40"/>
              <w:jc w:val="center"/>
            </w:pPr>
            <w:r>
              <w:t>Project Manager</w:t>
            </w:r>
          </w:p>
          <w:p w:rsidR="00842D27" w:rsidRDefault="00842D27" w:rsidP="00842D27">
            <w:pPr>
              <w:spacing w:before="40" w:after="40"/>
              <w:jc w:val="center"/>
            </w:pPr>
          </w:p>
        </w:tc>
        <w:tc>
          <w:tcPr>
            <w:tcW w:w="2624" w:type="dxa"/>
          </w:tcPr>
          <w:p w:rsidR="00387A56" w:rsidRDefault="00387A56">
            <w:pPr>
              <w:spacing w:before="40" w:after="40"/>
            </w:pPr>
          </w:p>
        </w:tc>
        <w:tc>
          <w:tcPr>
            <w:tcW w:w="2604" w:type="dxa"/>
          </w:tcPr>
          <w:p w:rsidR="00387A56" w:rsidRDefault="00387A56">
            <w:pPr>
              <w:spacing w:before="40" w:after="40"/>
            </w:pPr>
          </w:p>
        </w:tc>
      </w:tr>
      <w:tr w:rsidR="00387A56" w:rsidTr="00137BC4">
        <w:tc>
          <w:tcPr>
            <w:tcW w:w="3268" w:type="dxa"/>
            <w:vAlign w:val="center"/>
          </w:tcPr>
          <w:p w:rsidR="00387A56" w:rsidRDefault="00387A56">
            <w:pPr>
              <w:spacing w:before="40" w:after="40"/>
              <w:jc w:val="center"/>
            </w:pPr>
          </w:p>
          <w:p w:rsidR="00842D27" w:rsidRDefault="00387A56" w:rsidP="00842D27">
            <w:pPr>
              <w:spacing w:before="40" w:after="40"/>
              <w:jc w:val="center"/>
            </w:pPr>
            <w:r>
              <w:t>Approved by:</w:t>
            </w:r>
          </w:p>
          <w:p w:rsidR="00842D27" w:rsidRDefault="00842D27" w:rsidP="00842D27">
            <w:pPr>
              <w:spacing w:before="40" w:after="40"/>
              <w:jc w:val="center"/>
            </w:pPr>
          </w:p>
          <w:p w:rsidR="00387A56" w:rsidRDefault="00387A56" w:rsidP="00842D27">
            <w:pPr>
              <w:spacing w:before="40" w:after="40"/>
              <w:jc w:val="center"/>
            </w:pPr>
            <w:r>
              <w:t>________________________</w:t>
            </w:r>
          </w:p>
          <w:p w:rsidR="00842D27" w:rsidRDefault="00842D27" w:rsidP="00CD2EF3">
            <w:pPr>
              <w:pStyle w:val="Header"/>
              <w:tabs>
                <w:tab w:val="clear" w:pos="4320"/>
                <w:tab w:val="clear" w:pos="8640"/>
              </w:tabs>
              <w:spacing w:before="40" w:after="40"/>
              <w:jc w:val="center"/>
            </w:pPr>
          </w:p>
          <w:p w:rsidR="00387A56" w:rsidRDefault="00387A56" w:rsidP="00842D27">
            <w:pPr>
              <w:pStyle w:val="Header"/>
              <w:tabs>
                <w:tab w:val="clear" w:pos="4320"/>
                <w:tab w:val="clear" w:pos="8640"/>
              </w:tabs>
              <w:spacing w:before="40" w:after="40"/>
              <w:jc w:val="center"/>
            </w:pPr>
            <w:r>
              <w:t>Client</w:t>
            </w:r>
          </w:p>
          <w:p w:rsidR="00842D27" w:rsidRDefault="00842D27" w:rsidP="005864A2">
            <w:pPr>
              <w:pStyle w:val="Header"/>
              <w:tabs>
                <w:tab w:val="clear" w:pos="4320"/>
                <w:tab w:val="clear" w:pos="8640"/>
              </w:tabs>
              <w:spacing w:before="40" w:after="40"/>
              <w:jc w:val="center"/>
            </w:pPr>
          </w:p>
        </w:tc>
        <w:tc>
          <w:tcPr>
            <w:tcW w:w="2624" w:type="dxa"/>
          </w:tcPr>
          <w:p w:rsidR="00387A56" w:rsidRDefault="00387A56">
            <w:pPr>
              <w:spacing w:before="40" w:after="40"/>
            </w:pPr>
          </w:p>
        </w:tc>
        <w:tc>
          <w:tcPr>
            <w:tcW w:w="2604" w:type="dxa"/>
          </w:tcPr>
          <w:p w:rsidR="00387A56" w:rsidRDefault="00387A56">
            <w:pPr>
              <w:spacing w:before="40" w:after="40"/>
            </w:pPr>
          </w:p>
        </w:tc>
      </w:tr>
    </w:tbl>
    <w:p w:rsidR="00387A56" w:rsidRDefault="00387A56" w:rsidP="005453A0"/>
    <w:p w:rsidR="00387A56" w:rsidRDefault="00387A56" w:rsidP="00654FE9"/>
    <w:p w:rsidR="006E3A19" w:rsidRDefault="00387A56" w:rsidP="006E3A19">
      <w:r>
        <w:tab/>
        <w:t>Software: Microsoft Word 20</w:t>
      </w:r>
      <w:r w:rsidR="006407E6">
        <w:t>10</w:t>
      </w:r>
    </w:p>
    <w:p w:rsidR="005453C8" w:rsidRDefault="005453C8" w:rsidP="006E3A19"/>
    <w:p w:rsidR="006E3A19" w:rsidRDefault="006E3A19" w:rsidP="006E3A19">
      <w:r>
        <w:tab/>
        <w:t>Software: Enterprise Architect 8.0.864</w:t>
      </w:r>
    </w:p>
    <w:p w:rsidR="00387A56" w:rsidRDefault="00387A56">
      <w:pPr>
        <w:pStyle w:val="Header"/>
        <w:tabs>
          <w:tab w:val="clear" w:pos="4320"/>
          <w:tab w:val="clear" w:pos="8640"/>
        </w:tabs>
      </w:pPr>
    </w:p>
    <w:p w:rsidR="00387A56" w:rsidRDefault="00387A56">
      <w:r>
        <w:tab/>
        <w:t>Archiving place: C:\ (</w:t>
      </w:r>
      <w:r>
        <w:rPr>
          <w:i/>
          <w:iCs/>
        </w:rPr>
        <w:t>Where you place an archive</w:t>
      </w:r>
      <w:r>
        <w:t>)</w:t>
      </w:r>
    </w:p>
    <w:p w:rsidR="00387A56" w:rsidRDefault="00387A56"/>
    <w:p w:rsidR="00387A56" w:rsidRDefault="00387A56" w:rsidP="00101CCA">
      <w:pPr>
        <w:pStyle w:val="Index1"/>
      </w:pPr>
      <w:r>
        <w:t>Copies available: .</w:t>
      </w:r>
      <w:r w:rsidR="00101CCA">
        <w:t>DOCX</w:t>
      </w:r>
      <w:r>
        <w:t>, .PDF</w:t>
      </w:r>
      <w:r w:rsidR="009D3EFD">
        <w:t>, .EAP</w:t>
      </w:r>
      <w:r>
        <w:t xml:space="preserve"> format and CD-ROM</w:t>
      </w:r>
    </w:p>
    <w:p w:rsidR="00387A56" w:rsidRDefault="00387A56" w:rsidP="00D70F20">
      <w:pPr>
        <w:pStyle w:val="Heading1"/>
        <w:numPr>
          <w:ilvl w:val="0"/>
          <w:numId w:val="0"/>
        </w:numPr>
      </w:pPr>
      <w:r>
        <w:br w:type="page"/>
      </w:r>
      <w:bookmarkStart w:id="2" w:name="_Toc370719494"/>
      <w:bookmarkStart w:id="3" w:name="_Toc371457139"/>
      <w:r>
        <w:t>REVISION HISTORY</w:t>
      </w:r>
      <w:bookmarkEnd w:id="2"/>
      <w:bookmarkEnd w:id="3"/>
    </w:p>
    <w:p w:rsidR="00387A56" w:rsidRDefault="00387A56"/>
    <w:p w:rsidR="00387A56" w:rsidRDefault="00387A56">
      <w:pPr>
        <w:rPr>
          <w:rFonts w:cs="Arial"/>
        </w:rPr>
      </w:pPr>
    </w:p>
    <w:tbl>
      <w:tblPr>
        <w:tblW w:w="9000" w:type="dxa"/>
        <w:tblInd w:w="19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530"/>
        <w:gridCol w:w="7470"/>
      </w:tblGrid>
      <w:tr w:rsidR="00387A56">
        <w:trPr>
          <w:trHeight w:val="1098"/>
        </w:trPr>
        <w:tc>
          <w:tcPr>
            <w:tcW w:w="1530" w:type="dxa"/>
            <w:tcBorders>
              <w:top w:val="double" w:sz="6" w:space="0" w:color="000000"/>
              <w:bottom w:val="single" w:sz="6" w:space="0" w:color="000000"/>
            </w:tcBorders>
            <w:shd w:val="pct15" w:color="auto" w:fill="FFFFFF"/>
          </w:tcPr>
          <w:p w:rsidR="00387A56" w:rsidRDefault="00387A56">
            <w:pPr>
              <w:spacing w:before="160"/>
              <w:jc w:val="center"/>
              <w:rPr>
                <w:rFonts w:cs="Arial"/>
                <w:b/>
                <w:caps/>
              </w:rPr>
            </w:pPr>
          </w:p>
          <w:p w:rsidR="00387A56" w:rsidRDefault="00387A56">
            <w:pPr>
              <w:spacing w:before="160"/>
              <w:jc w:val="center"/>
              <w:rPr>
                <w:rFonts w:cs="Arial"/>
                <w:b/>
                <w:caps/>
              </w:rPr>
            </w:pPr>
            <w:r>
              <w:rPr>
                <w:rFonts w:cs="Arial"/>
                <w:b/>
                <w:caps/>
              </w:rPr>
              <w:t>revision</w:t>
            </w:r>
          </w:p>
          <w:p w:rsidR="00387A56" w:rsidRDefault="00387A56">
            <w:pPr>
              <w:spacing w:before="160"/>
              <w:jc w:val="center"/>
              <w:rPr>
                <w:rFonts w:cs="Arial"/>
                <w:b/>
                <w:caps/>
              </w:rPr>
            </w:pPr>
          </w:p>
          <w:p w:rsidR="00387A56" w:rsidRDefault="00387A56">
            <w:pPr>
              <w:spacing w:before="160"/>
              <w:jc w:val="center"/>
              <w:rPr>
                <w:rFonts w:cs="Arial"/>
                <w:b/>
                <w:caps/>
              </w:rPr>
            </w:pPr>
          </w:p>
        </w:tc>
        <w:tc>
          <w:tcPr>
            <w:tcW w:w="7470" w:type="dxa"/>
            <w:tcBorders>
              <w:top w:val="double" w:sz="6" w:space="0" w:color="000000"/>
              <w:bottom w:val="single" w:sz="6" w:space="0" w:color="000000"/>
            </w:tcBorders>
            <w:shd w:val="pct15" w:color="auto" w:fill="FFFFFF"/>
          </w:tcPr>
          <w:p w:rsidR="00387A56" w:rsidRDefault="00387A56">
            <w:pPr>
              <w:spacing w:before="160"/>
              <w:jc w:val="center"/>
              <w:rPr>
                <w:rFonts w:cs="Arial"/>
                <w:b/>
                <w:caps/>
              </w:rPr>
            </w:pPr>
          </w:p>
          <w:p w:rsidR="00387A56" w:rsidRDefault="00387A56">
            <w:pPr>
              <w:spacing w:before="160"/>
              <w:jc w:val="center"/>
              <w:rPr>
                <w:rFonts w:cs="Arial"/>
                <w:b/>
                <w:caps/>
              </w:rPr>
            </w:pPr>
            <w:r>
              <w:rPr>
                <w:rFonts w:cs="Arial"/>
                <w:b/>
                <w:caps/>
              </w:rPr>
              <w:t>description</w:t>
            </w:r>
          </w:p>
        </w:tc>
      </w:tr>
      <w:tr w:rsidR="00387A56">
        <w:tc>
          <w:tcPr>
            <w:tcW w:w="1530" w:type="dxa"/>
            <w:tcBorders>
              <w:top w:val="nil"/>
            </w:tcBorders>
          </w:tcPr>
          <w:p w:rsidR="00387A56" w:rsidRDefault="00387A56">
            <w:pPr>
              <w:pStyle w:val="CoverInfo"/>
              <w:spacing w:before="0"/>
              <w:rPr>
                <w:rFonts w:cs="Arial"/>
                <w:b/>
                <w:sz w:val="20"/>
              </w:rPr>
            </w:pPr>
          </w:p>
          <w:p w:rsidR="00387A56" w:rsidRDefault="00387A56">
            <w:pPr>
              <w:pStyle w:val="CoverInfo"/>
              <w:spacing w:before="0"/>
              <w:rPr>
                <w:rFonts w:cs="Arial"/>
                <w:b/>
                <w:sz w:val="20"/>
              </w:rPr>
            </w:pPr>
            <w:r>
              <w:rPr>
                <w:rFonts w:cs="Arial"/>
                <w:b/>
                <w:sz w:val="20"/>
              </w:rPr>
              <w:t>A</w:t>
            </w:r>
          </w:p>
          <w:p w:rsidR="00387A56" w:rsidRDefault="00387A56">
            <w:pPr>
              <w:jc w:val="center"/>
              <w:rPr>
                <w:rFonts w:cs="Arial"/>
                <w:b/>
              </w:rPr>
            </w:pPr>
          </w:p>
          <w:p w:rsidR="00387A56" w:rsidRDefault="00387A56">
            <w:pPr>
              <w:jc w:val="center"/>
              <w:rPr>
                <w:rFonts w:cs="Arial"/>
                <w:b/>
              </w:rPr>
            </w:pPr>
          </w:p>
          <w:p w:rsidR="00387A56" w:rsidRDefault="00387A56">
            <w:pPr>
              <w:jc w:val="center"/>
              <w:rPr>
                <w:rFonts w:cs="Arial"/>
                <w:b/>
              </w:rPr>
            </w:pPr>
          </w:p>
        </w:tc>
        <w:tc>
          <w:tcPr>
            <w:tcW w:w="7470" w:type="dxa"/>
            <w:tcBorders>
              <w:top w:val="nil"/>
            </w:tcBorders>
          </w:tcPr>
          <w:p w:rsidR="00387A56" w:rsidRDefault="00387A56">
            <w:pPr>
              <w:pStyle w:val="CoverInfo"/>
              <w:spacing w:before="0"/>
              <w:jc w:val="both"/>
              <w:rPr>
                <w:rFonts w:cs="Arial"/>
                <w:sz w:val="20"/>
              </w:rPr>
            </w:pPr>
          </w:p>
          <w:p w:rsidR="00387A56" w:rsidRDefault="00387A56">
            <w:pPr>
              <w:pStyle w:val="CoverInfo"/>
              <w:spacing w:before="0"/>
              <w:jc w:val="both"/>
              <w:rPr>
                <w:rFonts w:cs="Arial"/>
                <w:sz w:val="20"/>
              </w:rPr>
            </w:pPr>
          </w:p>
        </w:tc>
      </w:tr>
      <w:tr w:rsidR="00387A56">
        <w:tc>
          <w:tcPr>
            <w:tcW w:w="1530" w:type="dxa"/>
          </w:tcPr>
          <w:p w:rsidR="00387A56" w:rsidRDefault="00387A56">
            <w:pPr>
              <w:jc w:val="center"/>
              <w:rPr>
                <w:rFonts w:cs="Arial"/>
                <w:b/>
              </w:rPr>
            </w:pPr>
          </w:p>
          <w:p w:rsidR="00387A56" w:rsidRDefault="00387A56">
            <w:pPr>
              <w:jc w:val="center"/>
              <w:rPr>
                <w:rFonts w:cs="Arial"/>
                <w:b/>
              </w:rPr>
            </w:pPr>
            <w:r>
              <w:rPr>
                <w:rFonts w:cs="Arial"/>
                <w:b/>
              </w:rPr>
              <w:t>B</w:t>
            </w:r>
          </w:p>
          <w:p w:rsidR="00387A56" w:rsidRDefault="00387A56">
            <w:pPr>
              <w:jc w:val="center"/>
              <w:rPr>
                <w:rFonts w:cs="Arial"/>
                <w:b/>
              </w:rPr>
            </w:pPr>
          </w:p>
          <w:p w:rsidR="00387A56" w:rsidRDefault="00387A56">
            <w:pPr>
              <w:jc w:val="center"/>
              <w:rPr>
                <w:rFonts w:cs="Arial"/>
                <w:b/>
              </w:rPr>
            </w:pPr>
          </w:p>
          <w:p w:rsidR="00387A56" w:rsidRDefault="00387A56">
            <w:pPr>
              <w:jc w:val="center"/>
              <w:rPr>
                <w:rFonts w:cs="Arial"/>
                <w:b/>
              </w:rPr>
            </w:pPr>
          </w:p>
        </w:tc>
        <w:tc>
          <w:tcPr>
            <w:tcW w:w="7470" w:type="dxa"/>
          </w:tcPr>
          <w:p w:rsidR="00387A56" w:rsidRDefault="00387A56">
            <w:pPr>
              <w:jc w:val="both"/>
              <w:rPr>
                <w:rFonts w:cs="Arial"/>
              </w:rPr>
            </w:pPr>
          </w:p>
        </w:tc>
      </w:tr>
      <w:tr w:rsidR="00387A56">
        <w:tc>
          <w:tcPr>
            <w:tcW w:w="1530" w:type="dxa"/>
          </w:tcPr>
          <w:p w:rsidR="00387A56" w:rsidRDefault="00387A56">
            <w:pPr>
              <w:jc w:val="center"/>
              <w:rPr>
                <w:rFonts w:cs="Arial"/>
                <w:b/>
              </w:rPr>
            </w:pPr>
          </w:p>
          <w:p w:rsidR="00387A56" w:rsidRDefault="00387A56">
            <w:pPr>
              <w:jc w:val="center"/>
              <w:rPr>
                <w:rFonts w:cs="Arial"/>
                <w:b/>
              </w:rPr>
            </w:pPr>
            <w:r>
              <w:rPr>
                <w:rFonts w:cs="Arial"/>
                <w:b/>
              </w:rPr>
              <w:t>C</w:t>
            </w:r>
          </w:p>
          <w:p w:rsidR="00387A56" w:rsidRDefault="00387A56">
            <w:pPr>
              <w:jc w:val="center"/>
              <w:rPr>
                <w:rFonts w:cs="Arial"/>
                <w:b/>
              </w:rPr>
            </w:pPr>
          </w:p>
          <w:p w:rsidR="00387A56" w:rsidRDefault="00387A56">
            <w:pPr>
              <w:jc w:val="center"/>
              <w:rPr>
                <w:rFonts w:cs="Arial"/>
                <w:b/>
              </w:rPr>
            </w:pPr>
          </w:p>
          <w:p w:rsidR="00387A56" w:rsidRDefault="00387A56">
            <w:pPr>
              <w:jc w:val="center"/>
              <w:rPr>
                <w:rFonts w:cs="Arial"/>
                <w:b/>
              </w:rPr>
            </w:pPr>
          </w:p>
        </w:tc>
        <w:tc>
          <w:tcPr>
            <w:tcW w:w="7470" w:type="dxa"/>
          </w:tcPr>
          <w:p w:rsidR="00387A56" w:rsidRDefault="00387A56">
            <w:pPr>
              <w:jc w:val="both"/>
              <w:rPr>
                <w:rFonts w:cs="Arial"/>
              </w:rPr>
            </w:pPr>
          </w:p>
        </w:tc>
      </w:tr>
      <w:tr w:rsidR="00387A56">
        <w:tc>
          <w:tcPr>
            <w:tcW w:w="1530" w:type="dxa"/>
          </w:tcPr>
          <w:p w:rsidR="00387A56" w:rsidRDefault="00387A56">
            <w:pPr>
              <w:jc w:val="center"/>
              <w:rPr>
                <w:rFonts w:cs="Arial"/>
                <w:b/>
              </w:rPr>
            </w:pPr>
          </w:p>
          <w:p w:rsidR="00387A56" w:rsidRDefault="00387A56">
            <w:pPr>
              <w:jc w:val="center"/>
              <w:rPr>
                <w:rFonts w:cs="Arial"/>
                <w:b/>
              </w:rPr>
            </w:pPr>
            <w:r>
              <w:rPr>
                <w:rFonts w:cs="Arial"/>
                <w:b/>
              </w:rPr>
              <w:t>D</w:t>
            </w:r>
          </w:p>
          <w:p w:rsidR="00387A56" w:rsidRDefault="00387A56">
            <w:pPr>
              <w:jc w:val="center"/>
              <w:rPr>
                <w:rFonts w:cs="Arial"/>
                <w:b/>
              </w:rPr>
            </w:pPr>
          </w:p>
          <w:p w:rsidR="00387A56" w:rsidRDefault="00387A56">
            <w:pPr>
              <w:jc w:val="center"/>
              <w:rPr>
                <w:rFonts w:cs="Arial"/>
                <w:b/>
              </w:rPr>
            </w:pPr>
          </w:p>
          <w:p w:rsidR="00387A56" w:rsidRDefault="00387A56">
            <w:pPr>
              <w:jc w:val="center"/>
              <w:rPr>
                <w:rFonts w:cs="Arial"/>
                <w:b/>
              </w:rPr>
            </w:pPr>
          </w:p>
        </w:tc>
        <w:tc>
          <w:tcPr>
            <w:tcW w:w="7470" w:type="dxa"/>
          </w:tcPr>
          <w:p w:rsidR="00387A56" w:rsidRDefault="00387A56">
            <w:pPr>
              <w:jc w:val="both"/>
              <w:rPr>
                <w:rFonts w:cs="Arial"/>
              </w:rPr>
            </w:pPr>
          </w:p>
        </w:tc>
      </w:tr>
      <w:tr w:rsidR="00387A56">
        <w:tc>
          <w:tcPr>
            <w:tcW w:w="1530" w:type="dxa"/>
          </w:tcPr>
          <w:p w:rsidR="00387A56" w:rsidRDefault="00387A56">
            <w:pPr>
              <w:jc w:val="center"/>
              <w:rPr>
                <w:rFonts w:cs="Arial"/>
                <w:b/>
              </w:rPr>
            </w:pPr>
          </w:p>
          <w:p w:rsidR="00387A56" w:rsidRDefault="00387A56">
            <w:pPr>
              <w:jc w:val="center"/>
              <w:rPr>
                <w:rFonts w:cs="Arial"/>
                <w:b/>
              </w:rPr>
            </w:pPr>
            <w:r>
              <w:rPr>
                <w:rFonts w:cs="Arial"/>
                <w:b/>
              </w:rPr>
              <w:t>E</w:t>
            </w:r>
          </w:p>
          <w:p w:rsidR="00387A56" w:rsidRDefault="00387A56">
            <w:pPr>
              <w:jc w:val="center"/>
              <w:rPr>
                <w:rFonts w:cs="Arial"/>
                <w:b/>
              </w:rPr>
            </w:pPr>
          </w:p>
          <w:p w:rsidR="00387A56" w:rsidRDefault="00387A56">
            <w:pPr>
              <w:rPr>
                <w:rFonts w:cs="Arial"/>
                <w:b/>
              </w:rPr>
            </w:pPr>
          </w:p>
          <w:p w:rsidR="00387A56" w:rsidRDefault="00387A56">
            <w:pPr>
              <w:rPr>
                <w:rFonts w:cs="Arial"/>
                <w:b/>
              </w:rPr>
            </w:pPr>
          </w:p>
        </w:tc>
        <w:tc>
          <w:tcPr>
            <w:tcW w:w="7470" w:type="dxa"/>
          </w:tcPr>
          <w:p w:rsidR="00387A56" w:rsidRDefault="00387A56">
            <w:pPr>
              <w:jc w:val="both"/>
              <w:rPr>
                <w:rFonts w:cs="Arial"/>
              </w:rPr>
            </w:pPr>
          </w:p>
        </w:tc>
      </w:tr>
    </w:tbl>
    <w:p w:rsidR="00387A56" w:rsidRDefault="00387A56">
      <w:pPr>
        <w:jc w:val="both"/>
        <w:rPr>
          <w:rFonts w:cs="Arial"/>
        </w:rPr>
      </w:pPr>
    </w:p>
    <w:p w:rsidR="00387A56" w:rsidRDefault="00387A56">
      <w:pPr>
        <w:jc w:val="both"/>
        <w:rPr>
          <w:rFonts w:cs="Arial"/>
        </w:rPr>
      </w:pPr>
    </w:p>
    <w:tbl>
      <w:tblPr>
        <w:tblW w:w="9000" w:type="dxa"/>
        <w:tblInd w:w="19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885"/>
        <w:gridCol w:w="1800"/>
        <w:gridCol w:w="1800"/>
        <w:gridCol w:w="1800"/>
        <w:gridCol w:w="1715"/>
      </w:tblGrid>
      <w:tr w:rsidR="00ED51D4" w:rsidTr="00963DAD">
        <w:tc>
          <w:tcPr>
            <w:tcW w:w="1047" w:type="pct"/>
            <w:tcBorders>
              <w:top w:val="double" w:sz="6" w:space="0" w:color="000000"/>
              <w:bottom w:val="single" w:sz="6" w:space="0" w:color="000000"/>
            </w:tcBorders>
            <w:shd w:val="pct15" w:color="auto" w:fill="auto"/>
          </w:tcPr>
          <w:p w:rsidR="00ED51D4" w:rsidRDefault="00ED51D4">
            <w:pPr>
              <w:pStyle w:val="Header"/>
              <w:tabs>
                <w:tab w:val="clear" w:pos="4320"/>
                <w:tab w:val="clear" w:pos="8640"/>
              </w:tabs>
              <w:spacing w:after="100" w:line="400" w:lineRule="atLeast"/>
              <w:rPr>
                <w:rFonts w:cs="Arial"/>
                <w:b/>
                <w:bCs/>
                <w:caps/>
              </w:rPr>
            </w:pPr>
            <w:r>
              <w:rPr>
                <w:rFonts w:cs="Arial"/>
                <w:b/>
                <w:bCs/>
              </w:rPr>
              <w:t>Ind.+ Date</w:t>
            </w:r>
          </w:p>
        </w:tc>
        <w:tc>
          <w:tcPr>
            <w:tcW w:w="1000" w:type="pct"/>
            <w:tcBorders>
              <w:top w:val="double" w:sz="6" w:space="0" w:color="000000"/>
              <w:bottom w:val="single" w:sz="6" w:space="0" w:color="000000"/>
            </w:tcBorders>
            <w:shd w:val="pct15" w:color="auto" w:fill="auto"/>
          </w:tcPr>
          <w:p w:rsidR="00ED51D4" w:rsidRDefault="00ED51D4">
            <w:pPr>
              <w:pStyle w:val="Header"/>
              <w:tabs>
                <w:tab w:val="clear" w:pos="4320"/>
                <w:tab w:val="clear" w:pos="8640"/>
              </w:tabs>
              <w:spacing w:after="100" w:line="400" w:lineRule="atLeast"/>
              <w:jc w:val="center"/>
              <w:rPr>
                <w:rFonts w:cs="Arial"/>
                <w:b/>
                <w:bCs/>
                <w:caps/>
              </w:rPr>
            </w:pPr>
            <w:r>
              <w:rPr>
                <w:rFonts w:cs="Arial"/>
                <w:b/>
                <w:bCs/>
                <w:caps/>
              </w:rPr>
              <w:t>A</w:t>
            </w:r>
          </w:p>
        </w:tc>
        <w:tc>
          <w:tcPr>
            <w:tcW w:w="1000" w:type="pct"/>
            <w:tcBorders>
              <w:top w:val="double" w:sz="6" w:space="0" w:color="000000"/>
              <w:bottom w:val="single" w:sz="6" w:space="0" w:color="000000"/>
            </w:tcBorders>
            <w:shd w:val="pct15" w:color="auto" w:fill="auto"/>
          </w:tcPr>
          <w:p w:rsidR="00ED51D4" w:rsidRDefault="00ED51D4">
            <w:pPr>
              <w:spacing w:after="100" w:line="400" w:lineRule="atLeast"/>
              <w:jc w:val="center"/>
              <w:rPr>
                <w:rFonts w:cs="Arial"/>
                <w:b/>
                <w:bCs/>
                <w:caps/>
              </w:rPr>
            </w:pPr>
            <w:r>
              <w:rPr>
                <w:rFonts w:cs="Arial"/>
                <w:b/>
                <w:bCs/>
                <w:caps/>
              </w:rPr>
              <w:t>B</w:t>
            </w:r>
          </w:p>
        </w:tc>
        <w:tc>
          <w:tcPr>
            <w:tcW w:w="1000" w:type="pct"/>
            <w:tcBorders>
              <w:top w:val="double" w:sz="6" w:space="0" w:color="000000"/>
              <w:bottom w:val="single" w:sz="6" w:space="0" w:color="000000"/>
            </w:tcBorders>
            <w:shd w:val="pct15" w:color="auto" w:fill="auto"/>
          </w:tcPr>
          <w:p w:rsidR="00ED51D4" w:rsidRDefault="00ED51D4">
            <w:pPr>
              <w:spacing w:after="100" w:line="400" w:lineRule="atLeast"/>
              <w:jc w:val="center"/>
              <w:rPr>
                <w:rFonts w:cs="Arial"/>
                <w:b/>
                <w:bCs/>
                <w:caps/>
              </w:rPr>
            </w:pPr>
            <w:r>
              <w:rPr>
                <w:rFonts w:cs="Arial"/>
                <w:b/>
                <w:bCs/>
                <w:caps/>
              </w:rPr>
              <w:t>C</w:t>
            </w:r>
          </w:p>
        </w:tc>
        <w:tc>
          <w:tcPr>
            <w:tcW w:w="953" w:type="pct"/>
            <w:tcBorders>
              <w:top w:val="double" w:sz="6" w:space="0" w:color="000000"/>
              <w:bottom w:val="single" w:sz="6" w:space="0" w:color="000000"/>
            </w:tcBorders>
            <w:shd w:val="pct15" w:color="auto" w:fill="auto"/>
          </w:tcPr>
          <w:p w:rsidR="00ED51D4" w:rsidRDefault="00ED51D4">
            <w:pPr>
              <w:spacing w:after="100" w:line="400" w:lineRule="atLeast"/>
              <w:jc w:val="center"/>
              <w:rPr>
                <w:rFonts w:cs="Arial"/>
                <w:b/>
                <w:bCs/>
                <w:caps/>
              </w:rPr>
            </w:pPr>
            <w:r>
              <w:rPr>
                <w:rFonts w:cs="Arial"/>
                <w:b/>
                <w:bCs/>
                <w:caps/>
              </w:rPr>
              <w:t>D</w:t>
            </w:r>
          </w:p>
        </w:tc>
      </w:tr>
      <w:tr w:rsidR="00963DAD" w:rsidTr="00963DAD">
        <w:tc>
          <w:tcPr>
            <w:tcW w:w="1047" w:type="pct"/>
            <w:tcBorders>
              <w:top w:val="single" w:sz="6" w:space="0" w:color="000000"/>
            </w:tcBorders>
          </w:tcPr>
          <w:p w:rsidR="00963DAD" w:rsidRDefault="00963DAD">
            <w:pPr>
              <w:spacing w:before="120" w:after="60"/>
              <w:rPr>
                <w:rFonts w:cs="Arial"/>
                <w:b/>
                <w:bCs/>
              </w:rPr>
            </w:pPr>
            <w:r>
              <w:rPr>
                <w:rFonts w:cs="Arial"/>
                <w:b/>
                <w:bCs/>
              </w:rPr>
              <w:t>Written by</w:t>
            </w:r>
          </w:p>
        </w:tc>
        <w:tc>
          <w:tcPr>
            <w:tcW w:w="1000" w:type="pct"/>
            <w:tcBorders>
              <w:top w:val="single" w:sz="6" w:space="0" w:color="000000"/>
            </w:tcBorders>
          </w:tcPr>
          <w:p w:rsidR="00963DAD" w:rsidRPr="00963DAD" w:rsidRDefault="00963DAD" w:rsidP="00963DAD">
            <w:pPr>
              <w:spacing w:before="120" w:after="60"/>
              <w:rPr>
                <w:rFonts w:cs="Arial"/>
                <w:sz w:val="18"/>
                <w:szCs w:val="18"/>
              </w:rPr>
            </w:pPr>
            <w:r w:rsidRPr="00963DAD">
              <w:rPr>
                <w:rFonts w:cs="Arial"/>
                <w:sz w:val="18"/>
                <w:szCs w:val="18"/>
              </w:rPr>
              <w:t xml:space="preserve">MIMI SAFINAZ JAMALUDDIN </w:t>
            </w:r>
          </w:p>
        </w:tc>
        <w:tc>
          <w:tcPr>
            <w:tcW w:w="1000" w:type="pct"/>
            <w:tcBorders>
              <w:top w:val="single" w:sz="6" w:space="0" w:color="000000"/>
            </w:tcBorders>
          </w:tcPr>
          <w:p w:rsidR="00963DAD" w:rsidRPr="00963DAD" w:rsidRDefault="00963DAD" w:rsidP="00963DAD">
            <w:pPr>
              <w:spacing w:before="120" w:after="60"/>
              <w:rPr>
                <w:rFonts w:cs="Arial"/>
                <w:sz w:val="18"/>
                <w:szCs w:val="18"/>
              </w:rPr>
            </w:pPr>
            <w:r w:rsidRPr="00963DAD">
              <w:rPr>
                <w:rFonts w:cs="Arial"/>
                <w:sz w:val="18"/>
                <w:szCs w:val="18"/>
              </w:rPr>
              <w:t>POUYA JAVADZADEH</w:t>
            </w:r>
          </w:p>
        </w:tc>
        <w:tc>
          <w:tcPr>
            <w:tcW w:w="1000" w:type="pct"/>
            <w:tcBorders>
              <w:top w:val="single" w:sz="6" w:space="0" w:color="000000"/>
            </w:tcBorders>
          </w:tcPr>
          <w:p w:rsidR="00963DAD" w:rsidRPr="00963DAD" w:rsidRDefault="00963DAD" w:rsidP="00963DAD">
            <w:pPr>
              <w:spacing w:before="120" w:after="60"/>
              <w:rPr>
                <w:rFonts w:cs="Arial"/>
                <w:sz w:val="18"/>
                <w:szCs w:val="18"/>
              </w:rPr>
            </w:pPr>
            <w:r w:rsidRPr="00963DAD">
              <w:rPr>
                <w:rFonts w:cs="Arial"/>
                <w:sz w:val="18"/>
                <w:szCs w:val="18"/>
              </w:rPr>
              <w:t xml:space="preserve">JAMMEL </w:t>
            </w:r>
            <w:r>
              <w:rPr>
                <w:rFonts w:cs="Arial"/>
                <w:sz w:val="18"/>
                <w:szCs w:val="18"/>
              </w:rPr>
              <w:t>MONA</w:t>
            </w:r>
          </w:p>
        </w:tc>
        <w:tc>
          <w:tcPr>
            <w:tcW w:w="953" w:type="pct"/>
            <w:tcBorders>
              <w:top w:val="single" w:sz="6" w:space="0" w:color="000000"/>
            </w:tcBorders>
          </w:tcPr>
          <w:p w:rsidR="00963DAD" w:rsidRPr="00963DAD" w:rsidRDefault="00963DAD" w:rsidP="00963DAD">
            <w:pPr>
              <w:spacing w:before="120" w:after="60"/>
              <w:rPr>
                <w:rFonts w:cs="Arial"/>
                <w:sz w:val="18"/>
                <w:szCs w:val="18"/>
              </w:rPr>
            </w:pPr>
            <w:r w:rsidRPr="00963DAD">
              <w:rPr>
                <w:rFonts w:cs="Arial"/>
                <w:sz w:val="18"/>
                <w:szCs w:val="18"/>
              </w:rPr>
              <w:t>MAZIDAH BINTI MAT REJAB</w:t>
            </w:r>
          </w:p>
        </w:tc>
      </w:tr>
      <w:tr w:rsidR="00963DAD" w:rsidTr="00963DAD">
        <w:tc>
          <w:tcPr>
            <w:tcW w:w="1047" w:type="pct"/>
          </w:tcPr>
          <w:p w:rsidR="00963DAD" w:rsidRDefault="00963DAD">
            <w:pPr>
              <w:spacing w:before="120" w:after="60"/>
              <w:rPr>
                <w:rFonts w:cs="Arial"/>
                <w:b/>
                <w:bCs/>
              </w:rPr>
            </w:pPr>
            <w:r>
              <w:rPr>
                <w:rFonts w:cs="Arial"/>
                <w:b/>
                <w:bCs/>
              </w:rPr>
              <w:t>Verified by</w:t>
            </w:r>
          </w:p>
        </w:tc>
        <w:tc>
          <w:tcPr>
            <w:tcW w:w="1000" w:type="pct"/>
          </w:tcPr>
          <w:p w:rsidR="00963DAD" w:rsidRDefault="00963DAD">
            <w:pPr>
              <w:spacing w:before="120" w:after="60"/>
              <w:jc w:val="both"/>
              <w:rPr>
                <w:rFonts w:cs="Arial"/>
              </w:rPr>
            </w:pPr>
          </w:p>
        </w:tc>
        <w:tc>
          <w:tcPr>
            <w:tcW w:w="1000" w:type="pct"/>
          </w:tcPr>
          <w:p w:rsidR="00963DAD" w:rsidRDefault="00963DAD">
            <w:pPr>
              <w:spacing w:before="120" w:after="60"/>
              <w:jc w:val="both"/>
              <w:rPr>
                <w:rFonts w:cs="Arial"/>
              </w:rPr>
            </w:pPr>
          </w:p>
        </w:tc>
        <w:tc>
          <w:tcPr>
            <w:tcW w:w="1000" w:type="pct"/>
          </w:tcPr>
          <w:p w:rsidR="00963DAD" w:rsidRDefault="00963DAD">
            <w:pPr>
              <w:spacing w:before="120" w:after="60"/>
              <w:jc w:val="both"/>
              <w:rPr>
                <w:rFonts w:cs="Arial"/>
              </w:rPr>
            </w:pPr>
          </w:p>
        </w:tc>
        <w:tc>
          <w:tcPr>
            <w:tcW w:w="953" w:type="pct"/>
          </w:tcPr>
          <w:p w:rsidR="00963DAD" w:rsidRDefault="00963DAD">
            <w:pPr>
              <w:spacing w:before="120" w:after="60"/>
              <w:jc w:val="both"/>
              <w:rPr>
                <w:rFonts w:cs="Arial"/>
              </w:rPr>
            </w:pPr>
          </w:p>
        </w:tc>
      </w:tr>
      <w:tr w:rsidR="00963DAD" w:rsidTr="00963DAD">
        <w:tc>
          <w:tcPr>
            <w:tcW w:w="1047" w:type="pct"/>
          </w:tcPr>
          <w:p w:rsidR="00963DAD" w:rsidRDefault="00963DAD">
            <w:pPr>
              <w:spacing w:before="120" w:after="60"/>
              <w:rPr>
                <w:rFonts w:cs="Arial"/>
                <w:b/>
                <w:bCs/>
              </w:rPr>
            </w:pPr>
            <w:r>
              <w:rPr>
                <w:rFonts w:cs="Arial"/>
                <w:b/>
                <w:bCs/>
              </w:rPr>
              <w:t>Authenticated by</w:t>
            </w:r>
          </w:p>
        </w:tc>
        <w:tc>
          <w:tcPr>
            <w:tcW w:w="1000" w:type="pct"/>
          </w:tcPr>
          <w:p w:rsidR="00963DAD" w:rsidRDefault="00963DAD">
            <w:pPr>
              <w:spacing w:before="120" w:after="60"/>
              <w:rPr>
                <w:rFonts w:cs="Arial"/>
              </w:rPr>
            </w:pPr>
          </w:p>
        </w:tc>
        <w:tc>
          <w:tcPr>
            <w:tcW w:w="1000" w:type="pct"/>
          </w:tcPr>
          <w:p w:rsidR="00963DAD" w:rsidRDefault="00963DAD">
            <w:pPr>
              <w:spacing w:before="120" w:after="60"/>
              <w:rPr>
                <w:rFonts w:cs="Arial"/>
              </w:rPr>
            </w:pPr>
          </w:p>
        </w:tc>
        <w:tc>
          <w:tcPr>
            <w:tcW w:w="1000" w:type="pct"/>
          </w:tcPr>
          <w:p w:rsidR="00963DAD" w:rsidRDefault="00963DAD">
            <w:pPr>
              <w:spacing w:before="120" w:after="60"/>
              <w:rPr>
                <w:rFonts w:cs="Arial"/>
              </w:rPr>
            </w:pPr>
          </w:p>
        </w:tc>
        <w:tc>
          <w:tcPr>
            <w:tcW w:w="953" w:type="pct"/>
          </w:tcPr>
          <w:p w:rsidR="00963DAD" w:rsidRDefault="00963DAD">
            <w:pPr>
              <w:spacing w:before="120" w:after="60"/>
              <w:rPr>
                <w:rFonts w:cs="Arial"/>
              </w:rPr>
            </w:pPr>
          </w:p>
        </w:tc>
      </w:tr>
      <w:tr w:rsidR="00963DAD" w:rsidTr="00963DAD">
        <w:tc>
          <w:tcPr>
            <w:tcW w:w="1047" w:type="pct"/>
          </w:tcPr>
          <w:p w:rsidR="00963DAD" w:rsidRDefault="00963DAD">
            <w:pPr>
              <w:spacing w:after="60" w:line="400" w:lineRule="atLeast"/>
              <w:rPr>
                <w:rFonts w:cs="Arial"/>
                <w:b/>
                <w:bCs/>
              </w:rPr>
            </w:pPr>
            <w:r>
              <w:rPr>
                <w:rFonts w:cs="Arial"/>
                <w:b/>
                <w:bCs/>
              </w:rPr>
              <w:t>Approved by</w:t>
            </w:r>
          </w:p>
        </w:tc>
        <w:tc>
          <w:tcPr>
            <w:tcW w:w="1000" w:type="pct"/>
          </w:tcPr>
          <w:p w:rsidR="00963DAD" w:rsidRDefault="00963DAD">
            <w:pPr>
              <w:spacing w:after="60" w:line="400" w:lineRule="atLeast"/>
              <w:jc w:val="both"/>
              <w:rPr>
                <w:rFonts w:cs="Arial"/>
              </w:rPr>
            </w:pPr>
          </w:p>
        </w:tc>
        <w:tc>
          <w:tcPr>
            <w:tcW w:w="1000" w:type="pct"/>
          </w:tcPr>
          <w:p w:rsidR="00963DAD" w:rsidRDefault="00963DAD">
            <w:pPr>
              <w:spacing w:after="60" w:line="400" w:lineRule="atLeast"/>
              <w:jc w:val="both"/>
              <w:rPr>
                <w:rFonts w:cs="Arial"/>
              </w:rPr>
            </w:pPr>
          </w:p>
        </w:tc>
        <w:tc>
          <w:tcPr>
            <w:tcW w:w="1000" w:type="pct"/>
          </w:tcPr>
          <w:p w:rsidR="00963DAD" w:rsidRDefault="00963DAD">
            <w:pPr>
              <w:spacing w:after="60" w:line="400" w:lineRule="atLeast"/>
              <w:jc w:val="both"/>
              <w:rPr>
                <w:rFonts w:cs="Arial"/>
              </w:rPr>
            </w:pPr>
          </w:p>
        </w:tc>
        <w:tc>
          <w:tcPr>
            <w:tcW w:w="953" w:type="pct"/>
          </w:tcPr>
          <w:p w:rsidR="00963DAD" w:rsidRDefault="00963DAD">
            <w:pPr>
              <w:spacing w:after="60" w:line="400" w:lineRule="atLeast"/>
              <w:jc w:val="both"/>
              <w:rPr>
                <w:rFonts w:cs="Arial"/>
              </w:rPr>
            </w:pPr>
          </w:p>
        </w:tc>
      </w:tr>
    </w:tbl>
    <w:p w:rsidR="00387A56" w:rsidRDefault="00387A56" w:rsidP="00D70F20">
      <w:pPr>
        <w:pStyle w:val="Heading1"/>
        <w:numPr>
          <w:ilvl w:val="0"/>
          <w:numId w:val="0"/>
        </w:numPr>
      </w:pPr>
      <w:r>
        <w:br w:type="page"/>
      </w:r>
      <w:bookmarkStart w:id="4" w:name="_Toc370719495"/>
      <w:bookmarkStart w:id="5" w:name="_Toc371457140"/>
      <w:r>
        <w:t>LIST OF EFFECTIVE PAGES</w:t>
      </w:r>
      <w:bookmarkEnd w:id="4"/>
      <w:bookmarkEnd w:id="5"/>
    </w:p>
    <w:p w:rsidR="00387A56" w:rsidRDefault="00387A56" w:rsidP="00137BC4">
      <w:pPr>
        <w:pStyle w:val="Title"/>
        <w:jc w:val="left"/>
        <w:rPr>
          <w:rFonts w:cs="Arial"/>
          <w:sz w:val="20"/>
        </w:rPr>
      </w:pPr>
    </w:p>
    <w:p w:rsidR="00387A56" w:rsidRDefault="00387A56"/>
    <w:tbl>
      <w:tblPr>
        <w:tblW w:w="90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2250"/>
        <w:gridCol w:w="2250"/>
        <w:gridCol w:w="2340"/>
      </w:tblGrid>
      <w:tr w:rsidR="00387A56" w:rsidTr="00111017">
        <w:tc>
          <w:tcPr>
            <w:tcW w:w="2160" w:type="dxa"/>
            <w:shd w:val="pct15" w:color="auto" w:fill="auto"/>
            <w:vAlign w:val="center"/>
          </w:tcPr>
          <w:p w:rsidR="00387A56" w:rsidRDefault="00387A56" w:rsidP="00111017">
            <w:pPr>
              <w:pStyle w:val="Title"/>
              <w:spacing w:before="120" w:after="120"/>
              <w:rPr>
                <w:rFonts w:cs="Arial"/>
                <w:sz w:val="20"/>
              </w:rPr>
            </w:pPr>
            <w:r>
              <w:rPr>
                <w:rFonts w:cs="Arial"/>
                <w:sz w:val="20"/>
              </w:rPr>
              <w:t>PAGES</w:t>
            </w:r>
          </w:p>
        </w:tc>
        <w:tc>
          <w:tcPr>
            <w:tcW w:w="2250" w:type="dxa"/>
            <w:shd w:val="pct15" w:color="auto" w:fill="auto"/>
            <w:vAlign w:val="center"/>
          </w:tcPr>
          <w:p w:rsidR="00387A56" w:rsidRDefault="00387A56" w:rsidP="00111017">
            <w:pPr>
              <w:pStyle w:val="Title"/>
              <w:spacing w:before="120" w:after="120"/>
              <w:rPr>
                <w:rFonts w:cs="Arial"/>
                <w:sz w:val="20"/>
              </w:rPr>
            </w:pPr>
            <w:r>
              <w:rPr>
                <w:rFonts w:cs="Arial"/>
                <w:sz w:val="20"/>
              </w:rPr>
              <w:t>REVISION</w:t>
            </w:r>
          </w:p>
        </w:tc>
        <w:tc>
          <w:tcPr>
            <w:tcW w:w="2250" w:type="dxa"/>
            <w:shd w:val="pct15" w:color="auto" w:fill="auto"/>
            <w:vAlign w:val="center"/>
          </w:tcPr>
          <w:p w:rsidR="00387A56" w:rsidRDefault="00387A56" w:rsidP="00111017">
            <w:pPr>
              <w:pStyle w:val="Title"/>
              <w:spacing w:before="120" w:after="120"/>
              <w:rPr>
                <w:rFonts w:cs="Arial"/>
                <w:sz w:val="20"/>
              </w:rPr>
            </w:pPr>
            <w:r>
              <w:rPr>
                <w:rFonts w:cs="Arial"/>
                <w:sz w:val="20"/>
              </w:rPr>
              <w:t>PAGES</w:t>
            </w:r>
          </w:p>
        </w:tc>
        <w:tc>
          <w:tcPr>
            <w:tcW w:w="2340" w:type="dxa"/>
            <w:shd w:val="pct15" w:color="auto" w:fill="auto"/>
            <w:vAlign w:val="center"/>
          </w:tcPr>
          <w:p w:rsidR="00387A56" w:rsidRDefault="00387A56" w:rsidP="00111017">
            <w:pPr>
              <w:pStyle w:val="Title"/>
              <w:spacing w:before="120" w:after="120"/>
              <w:rPr>
                <w:rFonts w:cs="Arial"/>
                <w:sz w:val="20"/>
              </w:rPr>
            </w:pPr>
            <w:r>
              <w:rPr>
                <w:rFonts w:cs="Arial"/>
                <w:sz w:val="20"/>
              </w:rPr>
              <w:t>REVISION</w:t>
            </w:r>
          </w:p>
        </w:tc>
      </w:tr>
      <w:tr w:rsidR="00387A56" w:rsidTr="00111017">
        <w:tc>
          <w:tcPr>
            <w:tcW w:w="2160" w:type="dxa"/>
            <w:vAlign w:val="center"/>
          </w:tcPr>
          <w:p w:rsidR="00387A56" w:rsidRDefault="00387A56" w:rsidP="00111017">
            <w:pPr>
              <w:jc w:val="center"/>
            </w:pPr>
          </w:p>
        </w:tc>
        <w:tc>
          <w:tcPr>
            <w:tcW w:w="2250" w:type="dxa"/>
            <w:vAlign w:val="center"/>
          </w:tcPr>
          <w:p w:rsidR="00387A56" w:rsidRDefault="00387A56" w:rsidP="00111017">
            <w:pPr>
              <w:jc w:val="center"/>
            </w:pPr>
          </w:p>
        </w:tc>
        <w:tc>
          <w:tcPr>
            <w:tcW w:w="2250" w:type="dxa"/>
            <w:vAlign w:val="center"/>
          </w:tcPr>
          <w:p w:rsidR="00387A56" w:rsidRDefault="00387A56" w:rsidP="00111017">
            <w:pPr>
              <w:pStyle w:val="Title"/>
              <w:spacing w:before="80" w:after="80"/>
              <w:rPr>
                <w:rFonts w:cs="Arial"/>
                <w:sz w:val="20"/>
              </w:rPr>
            </w:pPr>
          </w:p>
        </w:tc>
        <w:tc>
          <w:tcPr>
            <w:tcW w:w="2340" w:type="dxa"/>
            <w:vAlign w:val="center"/>
          </w:tcPr>
          <w:p w:rsidR="00387A56" w:rsidRDefault="00387A56" w:rsidP="00111017">
            <w:pPr>
              <w:pStyle w:val="Title"/>
              <w:spacing w:before="80" w:after="80"/>
              <w:rPr>
                <w:rFonts w:cs="Arial"/>
                <w:sz w:val="20"/>
              </w:rPr>
            </w:pPr>
          </w:p>
        </w:tc>
      </w:tr>
    </w:tbl>
    <w:p w:rsidR="00387A56" w:rsidRDefault="00387A56" w:rsidP="00137BC4">
      <w:pPr>
        <w:pStyle w:val="Title"/>
        <w:jc w:val="left"/>
        <w:rPr>
          <w:rFonts w:cs="Arial"/>
          <w:sz w:val="20"/>
        </w:rPr>
      </w:pPr>
    </w:p>
    <w:p w:rsidR="00387A56" w:rsidRDefault="00387A56" w:rsidP="00137BC4">
      <w:pPr>
        <w:pStyle w:val="Title"/>
        <w:jc w:val="left"/>
        <w:rPr>
          <w:rFonts w:cs="Arial"/>
          <w:sz w:val="20"/>
        </w:rPr>
      </w:pPr>
    </w:p>
    <w:p w:rsidR="00387A56" w:rsidRDefault="00387A56">
      <w:pPr>
        <w:pStyle w:val="Title"/>
        <w:rPr>
          <w:rFonts w:cs="Arial"/>
          <w:sz w:val="20"/>
        </w:rPr>
      </w:pPr>
      <w:r>
        <w:rPr>
          <w:rFonts w:cs="Arial"/>
          <w:sz w:val="20"/>
        </w:rPr>
        <w:br w:type="page"/>
      </w:r>
    </w:p>
    <w:p w:rsidR="00387A56" w:rsidRDefault="00387A56" w:rsidP="00D70F20">
      <w:pPr>
        <w:pStyle w:val="Heading1"/>
        <w:numPr>
          <w:ilvl w:val="0"/>
          <w:numId w:val="0"/>
        </w:numPr>
      </w:pPr>
      <w:bookmarkStart w:id="6" w:name="_Toc370719496"/>
      <w:bookmarkStart w:id="7" w:name="_Toc371457141"/>
      <w:r>
        <w:t>TABLE OF CONTENTS</w:t>
      </w:r>
      <w:bookmarkEnd w:id="6"/>
      <w:bookmarkEnd w:id="7"/>
    </w:p>
    <w:p w:rsidR="00387A56" w:rsidRDefault="00387A56"/>
    <w:p w:rsidR="00387A56" w:rsidRDefault="00387A56"/>
    <w:p w:rsidR="009329C2" w:rsidRDefault="00387A56">
      <w:pPr>
        <w:pStyle w:val="TOC1"/>
        <w:rPr>
          <w:rFonts w:asciiTheme="minorHAnsi" w:eastAsiaTheme="minorEastAsia" w:hAnsiTheme="minorHAnsi" w:cstheme="minorBidi"/>
          <w:b w:val="0"/>
          <w:noProof/>
          <w:sz w:val="22"/>
          <w:szCs w:val="22"/>
        </w:rPr>
      </w:pPr>
      <w:r>
        <w:rPr>
          <w:b w:val="0"/>
          <w:bCs/>
        </w:rPr>
        <w:fldChar w:fldCharType="begin"/>
      </w:r>
      <w:r>
        <w:rPr>
          <w:b w:val="0"/>
          <w:bCs/>
        </w:rPr>
        <w:instrText xml:space="preserve"> TOC \o "1-3" \h \z </w:instrText>
      </w:r>
      <w:r>
        <w:rPr>
          <w:b w:val="0"/>
          <w:bCs/>
        </w:rPr>
        <w:fldChar w:fldCharType="separate"/>
      </w:r>
      <w:hyperlink w:anchor="_Toc371457138" w:history="1">
        <w:r w:rsidR="009329C2" w:rsidRPr="00E03168">
          <w:rPr>
            <w:rStyle w:val="Hyperlink"/>
            <w:noProof/>
          </w:rPr>
          <w:t>DOCUMENT APPROVAL</w:t>
        </w:r>
        <w:r w:rsidR="009329C2">
          <w:rPr>
            <w:noProof/>
            <w:webHidden/>
          </w:rPr>
          <w:tab/>
        </w:r>
        <w:r w:rsidR="009329C2">
          <w:rPr>
            <w:noProof/>
            <w:webHidden/>
          </w:rPr>
          <w:fldChar w:fldCharType="begin"/>
        </w:r>
        <w:r w:rsidR="009329C2">
          <w:rPr>
            <w:noProof/>
            <w:webHidden/>
          </w:rPr>
          <w:instrText xml:space="preserve"> PAGEREF _Toc371457138 \h </w:instrText>
        </w:r>
        <w:r w:rsidR="009329C2">
          <w:rPr>
            <w:noProof/>
            <w:webHidden/>
          </w:rPr>
        </w:r>
        <w:r w:rsidR="009329C2">
          <w:rPr>
            <w:noProof/>
            <w:webHidden/>
          </w:rPr>
          <w:fldChar w:fldCharType="separate"/>
        </w:r>
        <w:r w:rsidR="009329C2">
          <w:rPr>
            <w:noProof/>
            <w:webHidden/>
          </w:rPr>
          <w:t>i</w:t>
        </w:r>
        <w:r w:rsidR="009329C2">
          <w:rPr>
            <w:noProof/>
            <w:webHidden/>
          </w:rPr>
          <w:fldChar w:fldCharType="end"/>
        </w:r>
      </w:hyperlink>
    </w:p>
    <w:p w:rsidR="009329C2" w:rsidRDefault="00BC0393">
      <w:pPr>
        <w:pStyle w:val="TOC1"/>
        <w:rPr>
          <w:rFonts w:asciiTheme="minorHAnsi" w:eastAsiaTheme="minorEastAsia" w:hAnsiTheme="minorHAnsi" w:cstheme="minorBidi"/>
          <w:b w:val="0"/>
          <w:noProof/>
          <w:sz w:val="22"/>
          <w:szCs w:val="22"/>
        </w:rPr>
      </w:pPr>
      <w:hyperlink w:anchor="_Toc371457139" w:history="1">
        <w:r w:rsidR="009329C2" w:rsidRPr="00E03168">
          <w:rPr>
            <w:rStyle w:val="Hyperlink"/>
            <w:noProof/>
          </w:rPr>
          <w:t>REVISION HISTORY</w:t>
        </w:r>
        <w:r w:rsidR="009329C2">
          <w:rPr>
            <w:noProof/>
            <w:webHidden/>
          </w:rPr>
          <w:tab/>
        </w:r>
        <w:r w:rsidR="009329C2">
          <w:rPr>
            <w:noProof/>
            <w:webHidden/>
          </w:rPr>
          <w:fldChar w:fldCharType="begin"/>
        </w:r>
        <w:r w:rsidR="009329C2">
          <w:rPr>
            <w:noProof/>
            <w:webHidden/>
          </w:rPr>
          <w:instrText xml:space="preserve"> PAGEREF _Toc371457139 \h </w:instrText>
        </w:r>
        <w:r w:rsidR="009329C2">
          <w:rPr>
            <w:noProof/>
            <w:webHidden/>
          </w:rPr>
        </w:r>
        <w:r w:rsidR="009329C2">
          <w:rPr>
            <w:noProof/>
            <w:webHidden/>
          </w:rPr>
          <w:fldChar w:fldCharType="separate"/>
        </w:r>
        <w:r w:rsidR="009329C2">
          <w:rPr>
            <w:noProof/>
            <w:webHidden/>
          </w:rPr>
          <w:t>ii</w:t>
        </w:r>
        <w:r w:rsidR="009329C2">
          <w:rPr>
            <w:noProof/>
            <w:webHidden/>
          </w:rPr>
          <w:fldChar w:fldCharType="end"/>
        </w:r>
      </w:hyperlink>
    </w:p>
    <w:p w:rsidR="009329C2" w:rsidRDefault="00BC0393">
      <w:pPr>
        <w:pStyle w:val="TOC1"/>
        <w:rPr>
          <w:rFonts w:asciiTheme="minorHAnsi" w:eastAsiaTheme="minorEastAsia" w:hAnsiTheme="minorHAnsi" w:cstheme="minorBidi"/>
          <w:b w:val="0"/>
          <w:noProof/>
          <w:sz w:val="22"/>
          <w:szCs w:val="22"/>
        </w:rPr>
      </w:pPr>
      <w:hyperlink w:anchor="_Toc371457140" w:history="1">
        <w:r w:rsidR="009329C2" w:rsidRPr="00E03168">
          <w:rPr>
            <w:rStyle w:val="Hyperlink"/>
            <w:noProof/>
          </w:rPr>
          <w:t>LIST OF EFFECTIVE PAGES</w:t>
        </w:r>
        <w:r w:rsidR="009329C2">
          <w:rPr>
            <w:noProof/>
            <w:webHidden/>
          </w:rPr>
          <w:tab/>
        </w:r>
        <w:r w:rsidR="009329C2">
          <w:rPr>
            <w:noProof/>
            <w:webHidden/>
          </w:rPr>
          <w:fldChar w:fldCharType="begin"/>
        </w:r>
        <w:r w:rsidR="009329C2">
          <w:rPr>
            <w:noProof/>
            <w:webHidden/>
          </w:rPr>
          <w:instrText xml:space="preserve"> PAGEREF _Toc371457140 \h </w:instrText>
        </w:r>
        <w:r w:rsidR="009329C2">
          <w:rPr>
            <w:noProof/>
            <w:webHidden/>
          </w:rPr>
        </w:r>
        <w:r w:rsidR="009329C2">
          <w:rPr>
            <w:noProof/>
            <w:webHidden/>
          </w:rPr>
          <w:fldChar w:fldCharType="separate"/>
        </w:r>
        <w:r w:rsidR="009329C2">
          <w:rPr>
            <w:noProof/>
            <w:webHidden/>
          </w:rPr>
          <w:t>iii</w:t>
        </w:r>
        <w:r w:rsidR="009329C2">
          <w:rPr>
            <w:noProof/>
            <w:webHidden/>
          </w:rPr>
          <w:fldChar w:fldCharType="end"/>
        </w:r>
      </w:hyperlink>
    </w:p>
    <w:p w:rsidR="009329C2" w:rsidRDefault="00BC0393">
      <w:pPr>
        <w:pStyle w:val="TOC1"/>
        <w:rPr>
          <w:rFonts w:asciiTheme="minorHAnsi" w:eastAsiaTheme="minorEastAsia" w:hAnsiTheme="minorHAnsi" w:cstheme="minorBidi"/>
          <w:b w:val="0"/>
          <w:noProof/>
          <w:sz w:val="22"/>
          <w:szCs w:val="22"/>
        </w:rPr>
      </w:pPr>
      <w:hyperlink w:anchor="_Toc371457141" w:history="1">
        <w:r w:rsidR="009329C2" w:rsidRPr="00E03168">
          <w:rPr>
            <w:rStyle w:val="Hyperlink"/>
            <w:noProof/>
          </w:rPr>
          <w:t>TABLE OF CONTENTS</w:t>
        </w:r>
        <w:r w:rsidR="009329C2">
          <w:rPr>
            <w:noProof/>
            <w:webHidden/>
          </w:rPr>
          <w:tab/>
        </w:r>
        <w:r w:rsidR="009329C2">
          <w:rPr>
            <w:noProof/>
            <w:webHidden/>
          </w:rPr>
          <w:fldChar w:fldCharType="begin"/>
        </w:r>
        <w:r w:rsidR="009329C2">
          <w:rPr>
            <w:noProof/>
            <w:webHidden/>
          </w:rPr>
          <w:instrText xml:space="preserve"> PAGEREF _Toc371457141 \h </w:instrText>
        </w:r>
        <w:r w:rsidR="009329C2">
          <w:rPr>
            <w:noProof/>
            <w:webHidden/>
          </w:rPr>
        </w:r>
        <w:r w:rsidR="009329C2">
          <w:rPr>
            <w:noProof/>
            <w:webHidden/>
          </w:rPr>
          <w:fldChar w:fldCharType="separate"/>
        </w:r>
        <w:r w:rsidR="009329C2">
          <w:rPr>
            <w:noProof/>
            <w:webHidden/>
          </w:rPr>
          <w:t>iv</w:t>
        </w:r>
        <w:r w:rsidR="009329C2">
          <w:rPr>
            <w:noProof/>
            <w:webHidden/>
          </w:rPr>
          <w:fldChar w:fldCharType="end"/>
        </w:r>
      </w:hyperlink>
    </w:p>
    <w:p w:rsidR="009329C2" w:rsidRDefault="00BC0393">
      <w:pPr>
        <w:pStyle w:val="TOC1"/>
        <w:tabs>
          <w:tab w:val="left" w:pos="432"/>
        </w:tabs>
        <w:rPr>
          <w:rFonts w:asciiTheme="minorHAnsi" w:eastAsiaTheme="minorEastAsia" w:hAnsiTheme="minorHAnsi" w:cstheme="minorBidi"/>
          <w:b w:val="0"/>
          <w:noProof/>
          <w:sz w:val="22"/>
          <w:szCs w:val="22"/>
        </w:rPr>
      </w:pPr>
      <w:hyperlink w:anchor="_Toc371457142" w:history="1">
        <w:r w:rsidR="009329C2" w:rsidRPr="00E03168">
          <w:rPr>
            <w:rStyle w:val="Hyperlink"/>
            <w:noProof/>
          </w:rPr>
          <w:t>1</w:t>
        </w:r>
        <w:r w:rsidR="009329C2">
          <w:rPr>
            <w:rFonts w:asciiTheme="minorHAnsi" w:eastAsiaTheme="minorEastAsia" w:hAnsiTheme="minorHAnsi" w:cstheme="minorBidi"/>
            <w:b w:val="0"/>
            <w:noProof/>
            <w:sz w:val="22"/>
            <w:szCs w:val="22"/>
          </w:rPr>
          <w:tab/>
        </w:r>
        <w:r w:rsidR="009329C2" w:rsidRPr="00E03168">
          <w:rPr>
            <w:rStyle w:val="Hyperlink"/>
            <w:noProof/>
          </w:rPr>
          <w:t>SCOPE</w:t>
        </w:r>
        <w:r w:rsidR="009329C2">
          <w:rPr>
            <w:noProof/>
            <w:webHidden/>
          </w:rPr>
          <w:tab/>
        </w:r>
        <w:r w:rsidR="009329C2">
          <w:rPr>
            <w:noProof/>
            <w:webHidden/>
          </w:rPr>
          <w:fldChar w:fldCharType="begin"/>
        </w:r>
        <w:r w:rsidR="009329C2">
          <w:rPr>
            <w:noProof/>
            <w:webHidden/>
          </w:rPr>
          <w:instrText xml:space="preserve"> PAGEREF _Toc371457142 \h </w:instrText>
        </w:r>
        <w:r w:rsidR="009329C2">
          <w:rPr>
            <w:noProof/>
            <w:webHidden/>
          </w:rPr>
        </w:r>
        <w:r w:rsidR="009329C2">
          <w:rPr>
            <w:noProof/>
            <w:webHidden/>
          </w:rPr>
          <w:fldChar w:fldCharType="separate"/>
        </w:r>
        <w:r w:rsidR="009329C2">
          <w:rPr>
            <w:noProof/>
            <w:webHidden/>
          </w:rPr>
          <w:t>1</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43" w:history="1">
        <w:r w:rsidR="009329C2" w:rsidRPr="00E03168">
          <w:rPr>
            <w:rStyle w:val="Hyperlink"/>
            <w:noProof/>
          </w:rPr>
          <w:t>1.1</w:t>
        </w:r>
        <w:r w:rsidR="009329C2">
          <w:rPr>
            <w:rFonts w:asciiTheme="minorHAnsi" w:eastAsiaTheme="minorEastAsia" w:hAnsiTheme="minorHAnsi" w:cstheme="minorBidi"/>
            <w:noProof/>
            <w:sz w:val="22"/>
            <w:szCs w:val="22"/>
          </w:rPr>
          <w:tab/>
        </w:r>
        <w:r w:rsidR="009329C2" w:rsidRPr="00E03168">
          <w:rPr>
            <w:rStyle w:val="Hyperlink"/>
            <w:noProof/>
          </w:rPr>
          <w:t>Identification</w:t>
        </w:r>
        <w:r w:rsidR="009329C2">
          <w:rPr>
            <w:noProof/>
            <w:webHidden/>
          </w:rPr>
          <w:tab/>
        </w:r>
        <w:r w:rsidR="009329C2">
          <w:rPr>
            <w:noProof/>
            <w:webHidden/>
          </w:rPr>
          <w:fldChar w:fldCharType="begin"/>
        </w:r>
        <w:r w:rsidR="009329C2">
          <w:rPr>
            <w:noProof/>
            <w:webHidden/>
          </w:rPr>
          <w:instrText xml:space="preserve"> PAGEREF _Toc371457143 \h </w:instrText>
        </w:r>
        <w:r w:rsidR="009329C2">
          <w:rPr>
            <w:noProof/>
            <w:webHidden/>
          </w:rPr>
        </w:r>
        <w:r w:rsidR="009329C2">
          <w:rPr>
            <w:noProof/>
            <w:webHidden/>
          </w:rPr>
          <w:fldChar w:fldCharType="separate"/>
        </w:r>
        <w:r w:rsidR="009329C2">
          <w:rPr>
            <w:noProof/>
            <w:webHidden/>
          </w:rPr>
          <w:t>1</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44" w:history="1">
        <w:r w:rsidR="009329C2" w:rsidRPr="00E03168">
          <w:rPr>
            <w:rStyle w:val="Hyperlink"/>
            <w:noProof/>
          </w:rPr>
          <w:t>1.2</w:t>
        </w:r>
        <w:r w:rsidR="009329C2">
          <w:rPr>
            <w:rFonts w:asciiTheme="minorHAnsi" w:eastAsiaTheme="minorEastAsia" w:hAnsiTheme="minorHAnsi" w:cstheme="minorBidi"/>
            <w:noProof/>
            <w:sz w:val="22"/>
            <w:szCs w:val="22"/>
          </w:rPr>
          <w:tab/>
        </w:r>
        <w:r w:rsidR="009329C2" w:rsidRPr="00E03168">
          <w:rPr>
            <w:rStyle w:val="Hyperlink"/>
            <w:noProof/>
          </w:rPr>
          <w:t>Overview of the System</w:t>
        </w:r>
        <w:r w:rsidR="009329C2">
          <w:rPr>
            <w:noProof/>
            <w:webHidden/>
          </w:rPr>
          <w:tab/>
        </w:r>
        <w:r w:rsidR="009329C2">
          <w:rPr>
            <w:noProof/>
            <w:webHidden/>
          </w:rPr>
          <w:fldChar w:fldCharType="begin"/>
        </w:r>
        <w:r w:rsidR="009329C2">
          <w:rPr>
            <w:noProof/>
            <w:webHidden/>
          </w:rPr>
          <w:instrText xml:space="preserve"> PAGEREF _Toc371457144 \h </w:instrText>
        </w:r>
        <w:r w:rsidR="009329C2">
          <w:rPr>
            <w:noProof/>
            <w:webHidden/>
          </w:rPr>
        </w:r>
        <w:r w:rsidR="009329C2">
          <w:rPr>
            <w:noProof/>
            <w:webHidden/>
          </w:rPr>
          <w:fldChar w:fldCharType="separate"/>
        </w:r>
        <w:r w:rsidR="009329C2">
          <w:rPr>
            <w:noProof/>
            <w:webHidden/>
          </w:rPr>
          <w:t>1</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45" w:history="1">
        <w:r w:rsidR="009329C2" w:rsidRPr="00E03168">
          <w:rPr>
            <w:rStyle w:val="Hyperlink"/>
            <w:noProof/>
          </w:rPr>
          <w:t>1.3</w:t>
        </w:r>
        <w:r w:rsidR="009329C2">
          <w:rPr>
            <w:rFonts w:asciiTheme="minorHAnsi" w:eastAsiaTheme="minorEastAsia" w:hAnsiTheme="minorHAnsi" w:cstheme="minorBidi"/>
            <w:noProof/>
            <w:sz w:val="22"/>
            <w:szCs w:val="22"/>
          </w:rPr>
          <w:tab/>
        </w:r>
        <w:r w:rsidR="009329C2" w:rsidRPr="00E03168">
          <w:rPr>
            <w:rStyle w:val="Hyperlink"/>
            <w:noProof/>
          </w:rPr>
          <w:t>Overview of the Documents</w:t>
        </w:r>
        <w:r w:rsidR="009329C2">
          <w:rPr>
            <w:noProof/>
            <w:webHidden/>
          </w:rPr>
          <w:tab/>
        </w:r>
        <w:r w:rsidR="009329C2">
          <w:rPr>
            <w:noProof/>
            <w:webHidden/>
          </w:rPr>
          <w:fldChar w:fldCharType="begin"/>
        </w:r>
        <w:r w:rsidR="009329C2">
          <w:rPr>
            <w:noProof/>
            <w:webHidden/>
          </w:rPr>
          <w:instrText xml:space="preserve"> PAGEREF _Toc371457145 \h </w:instrText>
        </w:r>
        <w:r w:rsidR="009329C2">
          <w:rPr>
            <w:noProof/>
            <w:webHidden/>
          </w:rPr>
        </w:r>
        <w:r w:rsidR="009329C2">
          <w:rPr>
            <w:noProof/>
            <w:webHidden/>
          </w:rPr>
          <w:fldChar w:fldCharType="separate"/>
        </w:r>
        <w:r w:rsidR="009329C2">
          <w:rPr>
            <w:noProof/>
            <w:webHidden/>
          </w:rPr>
          <w:t>1</w:t>
        </w:r>
        <w:r w:rsidR="009329C2">
          <w:rPr>
            <w:noProof/>
            <w:webHidden/>
          </w:rPr>
          <w:fldChar w:fldCharType="end"/>
        </w:r>
      </w:hyperlink>
    </w:p>
    <w:p w:rsidR="009329C2" w:rsidRDefault="00BC0393">
      <w:pPr>
        <w:pStyle w:val="TOC1"/>
        <w:tabs>
          <w:tab w:val="left" w:pos="432"/>
        </w:tabs>
        <w:rPr>
          <w:rFonts w:asciiTheme="minorHAnsi" w:eastAsiaTheme="minorEastAsia" w:hAnsiTheme="minorHAnsi" w:cstheme="minorBidi"/>
          <w:b w:val="0"/>
          <w:noProof/>
          <w:sz w:val="22"/>
          <w:szCs w:val="22"/>
        </w:rPr>
      </w:pPr>
      <w:hyperlink w:anchor="_Toc371457146" w:history="1">
        <w:r w:rsidR="009329C2" w:rsidRPr="00E03168">
          <w:rPr>
            <w:rStyle w:val="Hyperlink"/>
            <w:noProof/>
          </w:rPr>
          <w:t>2</w:t>
        </w:r>
        <w:r w:rsidR="009329C2">
          <w:rPr>
            <w:rFonts w:asciiTheme="minorHAnsi" w:eastAsiaTheme="minorEastAsia" w:hAnsiTheme="minorHAnsi" w:cstheme="minorBidi"/>
            <w:b w:val="0"/>
            <w:noProof/>
            <w:sz w:val="22"/>
            <w:szCs w:val="22"/>
          </w:rPr>
          <w:tab/>
        </w:r>
        <w:r w:rsidR="009329C2" w:rsidRPr="00E03168">
          <w:rPr>
            <w:rStyle w:val="Hyperlink"/>
            <w:noProof/>
          </w:rPr>
          <w:t>APPLICABLE DOCUMENTS</w:t>
        </w:r>
        <w:r w:rsidR="009329C2">
          <w:rPr>
            <w:noProof/>
            <w:webHidden/>
          </w:rPr>
          <w:tab/>
        </w:r>
        <w:r w:rsidR="009329C2">
          <w:rPr>
            <w:noProof/>
            <w:webHidden/>
          </w:rPr>
          <w:fldChar w:fldCharType="begin"/>
        </w:r>
        <w:r w:rsidR="009329C2">
          <w:rPr>
            <w:noProof/>
            <w:webHidden/>
          </w:rPr>
          <w:instrText xml:space="preserve"> PAGEREF _Toc371457146 \h </w:instrText>
        </w:r>
        <w:r w:rsidR="009329C2">
          <w:rPr>
            <w:noProof/>
            <w:webHidden/>
          </w:rPr>
        </w:r>
        <w:r w:rsidR="009329C2">
          <w:rPr>
            <w:noProof/>
            <w:webHidden/>
          </w:rPr>
          <w:fldChar w:fldCharType="separate"/>
        </w:r>
        <w:r w:rsidR="009329C2">
          <w:rPr>
            <w:noProof/>
            <w:webHidden/>
          </w:rPr>
          <w:t>2</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47" w:history="1">
        <w:r w:rsidR="009329C2" w:rsidRPr="00E03168">
          <w:rPr>
            <w:rStyle w:val="Hyperlink"/>
            <w:noProof/>
          </w:rPr>
          <w:t>2.1</w:t>
        </w:r>
        <w:r w:rsidR="009329C2">
          <w:rPr>
            <w:rFonts w:asciiTheme="minorHAnsi" w:eastAsiaTheme="minorEastAsia" w:hAnsiTheme="minorHAnsi" w:cstheme="minorBidi"/>
            <w:noProof/>
            <w:sz w:val="22"/>
            <w:szCs w:val="22"/>
          </w:rPr>
          <w:tab/>
        </w:r>
        <w:r w:rsidR="009329C2" w:rsidRPr="00E03168">
          <w:rPr>
            <w:rStyle w:val="Hyperlink"/>
            <w:noProof/>
          </w:rPr>
          <w:t>Government Documents</w:t>
        </w:r>
        <w:r w:rsidR="009329C2">
          <w:rPr>
            <w:noProof/>
            <w:webHidden/>
          </w:rPr>
          <w:tab/>
        </w:r>
        <w:r w:rsidR="009329C2">
          <w:rPr>
            <w:noProof/>
            <w:webHidden/>
          </w:rPr>
          <w:fldChar w:fldCharType="begin"/>
        </w:r>
        <w:r w:rsidR="009329C2">
          <w:rPr>
            <w:noProof/>
            <w:webHidden/>
          </w:rPr>
          <w:instrText xml:space="preserve"> PAGEREF _Toc371457147 \h </w:instrText>
        </w:r>
        <w:r w:rsidR="009329C2">
          <w:rPr>
            <w:noProof/>
            <w:webHidden/>
          </w:rPr>
        </w:r>
        <w:r w:rsidR="009329C2">
          <w:rPr>
            <w:noProof/>
            <w:webHidden/>
          </w:rPr>
          <w:fldChar w:fldCharType="separate"/>
        </w:r>
        <w:r w:rsidR="009329C2">
          <w:rPr>
            <w:noProof/>
            <w:webHidden/>
          </w:rPr>
          <w:t>2</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48" w:history="1">
        <w:r w:rsidR="009329C2" w:rsidRPr="00E03168">
          <w:rPr>
            <w:rStyle w:val="Hyperlink"/>
            <w:noProof/>
          </w:rPr>
          <w:t>2.2</w:t>
        </w:r>
        <w:r w:rsidR="009329C2">
          <w:rPr>
            <w:rFonts w:asciiTheme="minorHAnsi" w:eastAsiaTheme="minorEastAsia" w:hAnsiTheme="minorHAnsi" w:cstheme="minorBidi"/>
            <w:noProof/>
            <w:sz w:val="22"/>
            <w:szCs w:val="22"/>
          </w:rPr>
          <w:tab/>
        </w:r>
        <w:r w:rsidR="009329C2" w:rsidRPr="00E03168">
          <w:rPr>
            <w:rStyle w:val="Hyperlink"/>
            <w:noProof/>
          </w:rPr>
          <w:t>Non-Government Documents</w:t>
        </w:r>
        <w:r w:rsidR="009329C2">
          <w:rPr>
            <w:noProof/>
            <w:webHidden/>
          </w:rPr>
          <w:tab/>
        </w:r>
        <w:r w:rsidR="009329C2">
          <w:rPr>
            <w:noProof/>
            <w:webHidden/>
          </w:rPr>
          <w:fldChar w:fldCharType="begin"/>
        </w:r>
        <w:r w:rsidR="009329C2">
          <w:rPr>
            <w:noProof/>
            <w:webHidden/>
          </w:rPr>
          <w:instrText xml:space="preserve"> PAGEREF _Toc371457148 \h </w:instrText>
        </w:r>
        <w:r w:rsidR="009329C2">
          <w:rPr>
            <w:noProof/>
            <w:webHidden/>
          </w:rPr>
        </w:r>
        <w:r w:rsidR="009329C2">
          <w:rPr>
            <w:noProof/>
            <w:webHidden/>
          </w:rPr>
          <w:fldChar w:fldCharType="separate"/>
        </w:r>
        <w:r w:rsidR="009329C2">
          <w:rPr>
            <w:noProof/>
            <w:webHidden/>
          </w:rPr>
          <w:t>2</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49" w:history="1">
        <w:r w:rsidR="009329C2" w:rsidRPr="00E03168">
          <w:rPr>
            <w:rStyle w:val="Hyperlink"/>
            <w:noProof/>
          </w:rPr>
          <w:t>2.3</w:t>
        </w:r>
        <w:r w:rsidR="009329C2">
          <w:rPr>
            <w:rFonts w:asciiTheme="minorHAnsi" w:eastAsiaTheme="minorEastAsia" w:hAnsiTheme="minorHAnsi" w:cstheme="minorBidi"/>
            <w:noProof/>
            <w:sz w:val="22"/>
            <w:szCs w:val="22"/>
          </w:rPr>
          <w:tab/>
        </w:r>
        <w:r w:rsidR="009329C2" w:rsidRPr="00E03168">
          <w:rPr>
            <w:rStyle w:val="Hyperlink"/>
            <w:noProof/>
          </w:rPr>
          <w:t>Contractual documents</w:t>
        </w:r>
        <w:r w:rsidR="009329C2">
          <w:rPr>
            <w:noProof/>
            <w:webHidden/>
          </w:rPr>
          <w:tab/>
        </w:r>
        <w:r w:rsidR="009329C2">
          <w:rPr>
            <w:noProof/>
            <w:webHidden/>
          </w:rPr>
          <w:fldChar w:fldCharType="begin"/>
        </w:r>
        <w:r w:rsidR="009329C2">
          <w:rPr>
            <w:noProof/>
            <w:webHidden/>
          </w:rPr>
          <w:instrText xml:space="preserve"> PAGEREF _Toc371457149 \h </w:instrText>
        </w:r>
        <w:r w:rsidR="009329C2">
          <w:rPr>
            <w:noProof/>
            <w:webHidden/>
          </w:rPr>
        </w:r>
        <w:r w:rsidR="009329C2">
          <w:rPr>
            <w:noProof/>
            <w:webHidden/>
          </w:rPr>
          <w:fldChar w:fldCharType="separate"/>
        </w:r>
        <w:r w:rsidR="009329C2">
          <w:rPr>
            <w:noProof/>
            <w:webHidden/>
          </w:rPr>
          <w:t>2</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50" w:history="1">
        <w:r w:rsidR="009329C2" w:rsidRPr="00E03168">
          <w:rPr>
            <w:rStyle w:val="Hyperlink"/>
            <w:noProof/>
          </w:rPr>
          <w:t>2.4</w:t>
        </w:r>
        <w:r w:rsidR="009329C2">
          <w:rPr>
            <w:rFonts w:asciiTheme="minorHAnsi" w:eastAsiaTheme="minorEastAsia" w:hAnsiTheme="minorHAnsi" w:cstheme="minorBidi"/>
            <w:noProof/>
            <w:sz w:val="22"/>
            <w:szCs w:val="22"/>
          </w:rPr>
          <w:tab/>
        </w:r>
        <w:r w:rsidR="009329C2" w:rsidRPr="00E03168">
          <w:rPr>
            <w:rStyle w:val="Hyperlink"/>
            <w:noProof/>
          </w:rPr>
          <w:t>Non-contractual document</w:t>
        </w:r>
        <w:r w:rsidR="009329C2">
          <w:rPr>
            <w:noProof/>
            <w:webHidden/>
          </w:rPr>
          <w:tab/>
        </w:r>
        <w:r w:rsidR="009329C2">
          <w:rPr>
            <w:noProof/>
            <w:webHidden/>
          </w:rPr>
          <w:fldChar w:fldCharType="begin"/>
        </w:r>
        <w:r w:rsidR="009329C2">
          <w:rPr>
            <w:noProof/>
            <w:webHidden/>
          </w:rPr>
          <w:instrText xml:space="preserve"> PAGEREF _Toc371457150 \h </w:instrText>
        </w:r>
        <w:r w:rsidR="009329C2">
          <w:rPr>
            <w:noProof/>
            <w:webHidden/>
          </w:rPr>
        </w:r>
        <w:r w:rsidR="009329C2">
          <w:rPr>
            <w:noProof/>
            <w:webHidden/>
          </w:rPr>
          <w:fldChar w:fldCharType="separate"/>
        </w:r>
        <w:r w:rsidR="009329C2">
          <w:rPr>
            <w:noProof/>
            <w:webHidden/>
          </w:rPr>
          <w:t>2</w:t>
        </w:r>
        <w:r w:rsidR="009329C2">
          <w:rPr>
            <w:noProof/>
            <w:webHidden/>
          </w:rPr>
          <w:fldChar w:fldCharType="end"/>
        </w:r>
      </w:hyperlink>
    </w:p>
    <w:p w:rsidR="009329C2" w:rsidRDefault="00BC0393">
      <w:pPr>
        <w:pStyle w:val="TOC1"/>
        <w:tabs>
          <w:tab w:val="left" w:pos="432"/>
        </w:tabs>
        <w:rPr>
          <w:rFonts w:asciiTheme="minorHAnsi" w:eastAsiaTheme="minorEastAsia" w:hAnsiTheme="minorHAnsi" w:cstheme="minorBidi"/>
          <w:b w:val="0"/>
          <w:noProof/>
          <w:sz w:val="22"/>
          <w:szCs w:val="22"/>
        </w:rPr>
      </w:pPr>
      <w:hyperlink w:anchor="_Toc371457151" w:history="1">
        <w:r w:rsidR="009329C2" w:rsidRPr="00E03168">
          <w:rPr>
            <w:rStyle w:val="Hyperlink"/>
            <w:noProof/>
          </w:rPr>
          <w:t>3</w:t>
        </w:r>
        <w:r w:rsidR="009329C2">
          <w:rPr>
            <w:rFonts w:asciiTheme="minorHAnsi" w:eastAsiaTheme="minorEastAsia" w:hAnsiTheme="minorHAnsi" w:cstheme="minorBidi"/>
            <w:b w:val="0"/>
            <w:noProof/>
            <w:sz w:val="22"/>
            <w:szCs w:val="22"/>
          </w:rPr>
          <w:tab/>
        </w:r>
        <w:r w:rsidR="009329C2" w:rsidRPr="00E03168">
          <w:rPr>
            <w:rStyle w:val="Hyperlink"/>
            <w:noProof/>
          </w:rPr>
          <w:t>ENGINEERING REQUIREMENTS</w:t>
        </w:r>
        <w:r w:rsidR="009329C2">
          <w:rPr>
            <w:noProof/>
            <w:webHidden/>
          </w:rPr>
          <w:tab/>
        </w:r>
        <w:r w:rsidR="009329C2">
          <w:rPr>
            <w:noProof/>
            <w:webHidden/>
          </w:rPr>
          <w:fldChar w:fldCharType="begin"/>
        </w:r>
        <w:r w:rsidR="009329C2">
          <w:rPr>
            <w:noProof/>
            <w:webHidden/>
          </w:rPr>
          <w:instrText xml:space="preserve"> PAGEREF _Toc371457151 \h </w:instrText>
        </w:r>
        <w:r w:rsidR="009329C2">
          <w:rPr>
            <w:noProof/>
            <w:webHidden/>
          </w:rPr>
        </w:r>
        <w:r w:rsidR="009329C2">
          <w:rPr>
            <w:noProof/>
            <w:webHidden/>
          </w:rPr>
          <w:fldChar w:fldCharType="separate"/>
        </w:r>
        <w:r w:rsidR="009329C2">
          <w:rPr>
            <w:noProof/>
            <w:webHidden/>
          </w:rPr>
          <w:t>4</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52" w:history="1">
        <w:r w:rsidR="009329C2" w:rsidRPr="00E03168">
          <w:rPr>
            <w:rStyle w:val="Hyperlink"/>
            <w:noProof/>
          </w:rPr>
          <w:t>3.1</w:t>
        </w:r>
        <w:r w:rsidR="009329C2">
          <w:rPr>
            <w:rFonts w:asciiTheme="minorHAnsi" w:eastAsiaTheme="minorEastAsia" w:hAnsiTheme="minorHAnsi" w:cstheme="minorBidi"/>
            <w:noProof/>
            <w:sz w:val="22"/>
            <w:szCs w:val="22"/>
          </w:rPr>
          <w:tab/>
        </w:r>
        <w:r w:rsidR="009329C2" w:rsidRPr="00E03168">
          <w:rPr>
            <w:rStyle w:val="Hyperlink"/>
            <w:noProof/>
          </w:rPr>
          <w:t>CSCI External Interface Requirements</w:t>
        </w:r>
        <w:r w:rsidR="009329C2">
          <w:rPr>
            <w:noProof/>
            <w:webHidden/>
          </w:rPr>
          <w:tab/>
        </w:r>
        <w:r w:rsidR="009329C2">
          <w:rPr>
            <w:noProof/>
            <w:webHidden/>
          </w:rPr>
          <w:fldChar w:fldCharType="begin"/>
        </w:r>
        <w:r w:rsidR="009329C2">
          <w:rPr>
            <w:noProof/>
            <w:webHidden/>
          </w:rPr>
          <w:instrText xml:space="preserve"> PAGEREF _Toc371457152 \h </w:instrText>
        </w:r>
        <w:r w:rsidR="009329C2">
          <w:rPr>
            <w:noProof/>
            <w:webHidden/>
          </w:rPr>
        </w:r>
        <w:r w:rsidR="009329C2">
          <w:rPr>
            <w:noProof/>
            <w:webHidden/>
          </w:rPr>
          <w:fldChar w:fldCharType="separate"/>
        </w:r>
        <w:r w:rsidR="009329C2">
          <w:rPr>
            <w:noProof/>
            <w:webHidden/>
          </w:rPr>
          <w:t>4</w:t>
        </w:r>
        <w:r w:rsidR="009329C2">
          <w:rPr>
            <w:noProof/>
            <w:webHidden/>
          </w:rPr>
          <w:fldChar w:fldCharType="end"/>
        </w:r>
      </w:hyperlink>
    </w:p>
    <w:p w:rsidR="009329C2" w:rsidRDefault="00BC0393">
      <w:pPr>
        <w:pStyle w:val="TOC3"/>
        <w:tabs>
          <w:tab w:val="left" w:pos="1611"/>
        </w:tabs>
        <w:rPr>
          <w:rFonts w:asciiTheme="minorHAnsi" w:eastAsiaTheme="minorEastAsia" w:hAnsiTheme="minorHAnsi" w:cstheme="minorBidi"/>
          <w:noProof/>
          <w:sz w:val="22"/>
          <w:szCs w:val="22"/>
        </w:rPr>
      </w:pPr>
      <w:hyperlink w:anchor="_Toc371457153" w:history="1">
        <w:r w:rsidR="009329C2" w:rsidRPr="00E03168">
          <w:rPr>
            <w:rStyle w:val="Hyperlink"/>
            <w:noProof/>
          </w:rPr>
          <w:t>3.1.1</w:t>
        </w:r>
        <w:r w:rsidR="009329C2">
          <w:rPr>
            <w:rFonts w:asciiTheme="minorHAnsi" w:eastAsiaTheme="minorEastAsia" w:hAnsiTheme="minorHAnsi" w:cstheme="minorBidi"/>
            <w:noProof/>
            <w:sz w:val="22"/>
            <w:szCs w:val="22"/>
          </w:rPr>
          <w:tab/>
        </w:r>
        <w:r w:rsidR="009329C2" w:rsidRPr="00E03168">
          <w:rPr>
            <w:rStyle w:val="Hyperlink"/>
            <w:noProof/>
          </w:rPr>
          <w:t>Interface Customer/ CSCI VMCS</w:t>
        </w:r>
        <w:r w:rsidR="009329C2">
          <w:rPr>
            <w:noProof/>
            <w:webHidden/>
          </w:rPr>
          <w:tab/>
        </w:r>
        <w:r w:rsidR="009329C2">
          <w:rPr>
            <w:noProof/>
            <w:webHidden/>
          </w:rPr>
          <w:fldChar w:fldCharType="begin"/>
        </w:r>
        <w:r w:rsidR="009329C2">
          <w:rPr>
            <w:noProof/>
            <w:webHidden/>
          </w:rPr>
          <w:instrText xml:space="preserve"> PAGEREF _Toc371457153 \h </w:instrText>
        </w:r>
        <w:r w:rsidR="009329C2">
          <w:rPr>
            <w:noProof/>
            <w:webHidden/>
          </w:rPr>
        </w:r>
        <w:r w:rsidR="009329C2">
          <w:rPr>
            <w:noProof/>
            <w:webHidden/>
          </w:rPr>
          <w:fldChar w:fldCharType="separate"/>
        </w:r>
        <w:r w:rsidR="009329C2">
          <w:rPr>
            <w:noProof/>
            <w:webHidden/>
          </w:rPr>
          <w:t>4</w:t>
        </w:r>
        <w:r w:rsidR="009329C2">
          <w:rPr>
            <w:noProof/>
            <w:webHidden/>
          </w:rPr>
          <w:fldChar w:fldCharType="end"/>
        </w:r>
      </w:hyperlink>
    </w:p>
    <w:p w:rsidR="009329C2" w:rsidRDefault="00BC0393">
      <w:pPr>
        <w:pStyle w:val="TOC3"/>
        <w:tabs>
          <w:tab w:val="left" w:pos="1611"/>
        </w:tabs>
        <w:rPr>
          <w:rFonts w:asciiTheme="minorHAnsi" w:eastAsiaTheme="minorEastAsia" w:hAnsiTheme="minorHAnsi" w:cstheme="minorBidi"/>
          <w:noProof/>
          <w:sz w:val="22"/>
          <w:szCs w:val="22"/>
        </w:rPr>
      </w:pPr>
      <w:hyperlink w:anchor="_Toc371457154" w:history="1">
        <w:r w:rsidR="009329C2" w:rsidRPr="00E03168">
          <w:rPr>
            <w:rStyle w:val="Hyperlink"/>
            <w:noProof/>
          </w:rPr>
          <w:t>3.1.2</w:t>
        </w:r>
        <w:r w:rsidR="009329C2">
          <w:rPr>
            <w:rFonts w:asciiTheme="minorHAnsi" w:eastAsiaTheme="minorEastAsia" w:hAnsiTheme="minorHAnsi" w:cstheme="minorBidi"/>
            <w:noProof/>
            <w:sz w:val="22"/>
            <w:szCs w:val="22"/>
          </w:rPr>
          <w:tab/>
        </w:r>
        <w:r w:rsidR="009329C2" w:rsidRPr="00E03168">
          <w:rPr>
            <w:rStyle w:val="Hyperlink"/>
            <w:noProof/>
          </w:rPr>
          <w:t>Interface Maintainer/ CSCI VMCS</w:t>
        </w:r>
        <w:r w:rsidR="009329C2">
          <w:rPr>
            <w:noProof/>
            <w:webHidden/>
          </w:rPr>
          <w:tab/>
        </w:r>
        <w:r w:rsidR="009329C2">
          <w:rPr>
            <w:noProof/>
            <w:webHidden/>
          </w:rPr>
          <w:fldChar w:fldCharType="begin"/>
        </w:r>
        <w:r w:rsidR="009329C2">
          <w:rPr>
            <w:noProof/>
            <w:webHidden/>
          </w:rPr>
          <w:instrText xml:space="preserve"> PAGEREF _Toc371457154 \h </w:instrText>
        </w:r>
        <w:r w:rsidR="009329C2">
          <w:rPr>
            <w:noProof/>
            <w:webHidden/>
          </w:rPr>
        </w:r>
        <w:r w:rsidR="009329C2">
          <w:rPr>
            <w:noProof/>
            <w:webHidden/>
          </w:rPr>
          <w:fldChar w:fldCharType="separate"/>
        </w:r>
        <w:r w:rsidR="009329C2">
          <w:rPr>
            <w:noProof/>
            <w:webHidden/>
          </w:rPr>
          <w:t>4</w:t>
        </w:r>
        <w:r w:rsidR="009329C2">
          <w:rPr>
            <w:noProof/>
            <w:webHidden/>
          </w:rPr>
          <w:fldChar w:fldCharType="end"/>
        </w:r>
      </w:hyperlink>
    </w:p>
    <w:p w:rsidR="009329C2" w:rsidRDefault="00BC0393">
      <w:pPr>
        <w:pStyle w:val="TOC3"/>
        <w:tabs>
          <w:tab w:val="left" w:pos="1611"/>
        </w:tabs>
        <w:rPr>
          <w:rFonts w:asciiTheme="minorHAnsi" w:eastAsiaTheme="minorEastAsia" w:hAnsiTheme="minorHAnsi" w:cstheme="minorBidi"/>
          <w:noProof/>
          <w:sz w:val="22"/>
          <w:szCs w:val="22"/>
        </w:rPr>
      </w:pPr>
      <w:hyperlink w:anchor="_Toc371457155" w:history="1">
        <w:r w:rsidR="009329C2" w:rsidRPr="00E03168">
          <w:rPr>
            <w:rStyle w:val="Hyperlink"/>
            <w:noProof/>
          </w:rPr>
          <w:t>3.1.3</w:t>
        </w:r>
        <w:r w:rsidR="009329C2">
          <w:rPr>
            <w:rFonts w:asciiTheme="minorHAnsi" w:eastAsiaTheme="minorEastAsia" w:hAnsiTheme="minorHAnsi" w:cstheme="minorBidi"/>
            <w:noProof/>
            <w:sz w:val="22"/>
            <w:szCs w:val="22"/>
          </w:rPr>
          <w:tab/>
        </w:r>
        <w:r w:rsidR="009329C2" w:rsidRPr="00E03168">
          <w:rPr>
            <w:rStyle w:val="Hyperlink"/>
            <w:noProof/>
          </w:rPr>
          <w:t>Interface Simulator /CSCI VMCS</w:t>
        </w:r>
        <w:r w:rsidR="009329C2">
          <w:rPr>
            <w:noProof/>
            <w:webHidden/>
          </w:rPr>
          <w:tab/>
        </w:r>
        <w:r w:rsidR="009329C2">
          <w:rPr>
            <w:noProof/>
            <w:webHidden/>
          </w:rPr>
          <w:fldChar w:fldCharType="begin"/>
        </w:r>
        <w:r w:rsidR="009329C2">
          <w:rPr>
            <w:noProof/>
            <w:webHidden/>
          </w:rPr>
          <w:instrText xml:space="preserve"> PAGEREF _Toc371457155 \h </w:instrText>
        </w:r>
        <w:r w:rsidR="009329C2">
          <w:rPr>
            <w:noProof/>
            <w:webHidden/>
          </w:rPr>
        </w:r>
        <w:r w:rsidR="009329C2">
          <w:rPr>
            <w:noProof/>
            <w:webHidden/>
          </w:rPr>
          <w:fldChar w:fldCharType="separate"/>
        </w:r>
        <w:r w:rsidR="009329C2">
          <w:rPr>
            <w:noProof/>
            <w:webHidden/>
          </w:rPr>
          <w:t>5</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56" w:history="1">
        <w:r w:rsidR="009329C2" w:rsidRPr="00E03168">
          <w:rPr>
            <w:rStyle w:val="Hyperlink"/>
            <w:noProof/>
          </w:rPr>
          <w:t>3.2</w:t>
        </w:r>
        <w:r w:rsidR="009329C2">
          <w:rPr>
            <w:rFonts w:asciiTheme="minorHAnsi" w:eastAsiaTheme="minorEastAsia" w:hAnsiTheme="minorHAnsi" w:cstheme="minorBidi"/>
            <w:noProof/>
            <w:sz w:val="22"/>
            <w:szCs w:val="22"/>
          </w:rPr>
          <w:tab/>
        </w:r>
        <w:r w:rsidR="009329C2" w:rsidRPr="00E03168">
          <w:rPr>
            <w:rStyle w:val="Hyperlink"/>
            <w:noProof/>
          </w:rPr>
          <w:t>CSCI Capability Requirements</w:t>
        </w:r>
        <w:r w:rsidR="009329C2">
          <w:rPr>
            <w:noProof/>
            <w:webHidden/>
          </w:rPr>
          <w:tab/>
        </w:r>
        <w:r w:rsidR="009329C2">
          <w:rPr>
            <w:noProof/>
            <w:webHidden/>
          </w:rPr>
          <w:fldChar w:fldCharType="begin"/>
        </w:r>
        <w:r w:rsidR="009329C2">
          <w:rPr>
            <w:noProof/>
            <w:webHidden/>
          </w:rPr>
          <w:instrText xml:space="preserve"> PAGEREF _Toc371457156 \h </w:instrText>
        </w:r>
        <w:r w:rsidR="009329C2">
          <w:rPr>
            <w:noProof/>
            <w:webHidden/>
          </w:rPr>
        </w:r>
        <w:r w:rsidR="009329C2">
          <w:rPr>
            <w:noProof/>
            <w:webHidden/>
          </w:rPr>
          <w:fldChar w:fldCharType="separate"/>
        </w:r>
        <w:r w:rsidR="009329C2">
          <w:rPr>
            <w:noProof/>
            <w:webHidden/>
          </w:rPr>
          <w:t>6</w:t>
        </w:r>
        <w:r w:rsidR="009329C2">
          <w:rPr>
            <w:noProof/>
            <w:webHidden/>
          </w:rPr>
          <w:fldChar w:fldCharType="end"/>
        </w:r>
      </w:hyperlink>
    </w:p>
    <w:p w:rsidR="009329C2" w:rsidRDefault="00BC0393">
      <w:pPr>
        <w:pStyle w:val="TOC3"/>
        <w:tabs>
          <w:tab w:val="left" w:pos="1611"/>
        </w:tabs>
        <w:rPr>
          <w:rFonts w:asciiTheme="minorHAnsi" w:eastAsiaTheme="minorEastAsia" w:hAnsiTheme="minorHAnsi" w:cstheme="minorBidi"/>
          <w:noProof/>
          <w:sz w:val="22"/>
          <w:szCs w:val="22"/>
        </w:rPr>
      </w:pPr>
      <w:hyperlink w:anchor="_Toc371457157" w:history="1">
        <w:r w:rsidR="009329C2" w:rsidRPr="00E03168">
          <w:rPr>
            <w:rStyle w:val="Hyperlink"/>
            <w:noProof/>
          </w:rPr>
          <w:t>3.2.1</w:t>
        </w:r>
        <w:r w:rsidR="009329C2">
          <w:rPr>
            <w:rFonts w:asciiTheme="minorHAnsi" w:eastAsiaTheme="minorEastAsia" w:hAnsiTheme="minorHAnsi" w:cstheme="minorBidi"/>
            <w:noProof/>
            <w:sz w:val="22"/>
            <w:szCs w:val="22"/>
          </w:rPr>
          <w:tab/>
        </w:r>
        <w:r w:rsidR="009329C2" w:rsidRPr="00E03168">
          <w:rPr>
            <w:rStyle w:val="Hyperlink"/>
            <w:noProof/>
          </w:rPr>
          <w:t xml:space="preserve">Simulate Control Panel Use Case </w:t>
        </w:r>
        <w:r w:rsidR="009329C2" w:rsidRPr="00E03168">
          <w:rPr>
            <w:rStyle w:val="Hyperlink"/>
            <w:i/>
            <w:iCs/>
            <w:noProof/>
          </w:rPr>
          <w:t>(SRS_REQ_100)</w:t>
        </w:r>
        <w:r w:rsidR="009329C2">
          <w:rPr>
            <w:noProof/>
            <w:webHidden/>
          </w:rPr>
          <w:tab/>
        </w:r>
        <w:r w:rsidR="009329C2">
          <w:rPr>
            <w:noProof/>
            <w:webHidden/>
          </w:rPr>
          <w:fldChar w:fldCharType="begin"/>
        </w:r>
        <w:r w:rsidR="009329C2">
          <w:rPr>
            <w:noProof/>
            <w:webHidden/>
          </w:rPr>
          <w:instrText xml:space="preserve"> PAGEREF _Toc371457157 \h </w:instrText>
        </w:r>
        <w:r w:rsidR="009329C2">
          <w:rPr>
            <w:noProof/>
            <w:webHidden/>
          </w:rPr>
        </w:r>
        <w:r w:rsidR="009329C2">
          <w:rPr>
            <w:noProof/>
            <w:webHidden/>
          </w:rPr>
          <w:fldChar w:fldCharType="separate"/>
        </w:r>
        <w:r w:rsidR="009329C2">
          <w:rPr>
            <w:noProof/>
            <w:webHidden/>
          </w:rPr>
          <w:t>7</w:t>
        </w:r>
        <w:r w:rsidR="009329C2">
          <w:rPr>
            <w:noProof/>
            <w:webHidden/>
          </w:rPr>
          <w:fldChar w:fldCharType="end"/>
        </w:r>
      </w:hyperlink>
    </w:p>
    <w:p w:rsidR="009329C2" w:rsidRDefault="00BC0393">
      <w:pPr>
        <w:pStyle w:val="TOC3"/>
        <w:tabs>
          <w:tab w:val="left" w:pos="1611"/>
        </w:tabs>
        <w:rPr>
          <w:rFonts w:asciiTheme="minorHAnsi" w:eastAsiaTheme="minorEastAsia" w:hAnsiTheme="minorHAnsi" w:cstheme="minorBidi"/>
          <w:noProof/>
          <w:sz w:val="22"/>
          <w:szCs w:val="22"/>
        </w:rPr>
      </w:pPr>
      <w:hyperlink w:anchor="_Toc371457158" w:history="1">
        <w:r w:rsidR="009329C2" w:rsidRPr="00E03168">
          <w:rPr>
            <w:rStyle w:val="Hyperlink"/>
            <w:noProof/>
          </w:rPr>
          <w:t>3.2.2</w:t>
        </w:r>
        <w:r w:rsidR="009329C2">
          <w:rPr>
            <w:rFonts w:asciiTheme="minorHAnsi" w:eastAsiaTheme="minorEastAsia" w:hAnsiTheme="minorHAnsi" w:cstheme="minorBidi"/>
            <w:noProof/>
            <w:sz w:val="22"/>
            <w:szCs w:val="22"/>
          </w:rPr>
          <w:tab/>
        </w:r>
        <w:r w:rsidR="009329C2" w:rsidRPr="00E03168">
          <w:rPr>
            <w:rStyle w:val="Hyperlink"/>
            <w:noProof/>
          </w:rPr>
          <w:t xml:space="preserve">Buy Drinks Use Case </w:t>
        </w:r>
        <w:r w:rsidR="009329C2" w:rsidRPr="00E03168">
          <w:rPr>
            <w:rStyle w:val="Hyperlink"/>
            <w:i/>
            <w:iCs/>
            <w:noProof/>
          </w:rPr>
          <w:t>(SRS_REQ_200)</w:t>
        </w:r>
        <w:r w:rsidR="009329C2">
          <w:rPr>
            <w:noProof/>
            <w:webHidden/>
          </w:rPr>
          <w:tab/>
        </w:r>
        <w:r w:rsidR="009329C2">
          <w:rPr>
            <w:noProof/>
            <w:webHidden/>
          </w:rPr>
          <w:fldChar w:fldCharType="begin"/>
        </w:r>
        <w:r w:rsidR="009329C2">
          <w:rPr>
            <w:noProof/>
            <w:webHidden/>
          </w:rPr>
          <w:instrText xml:space="preserve"> PAGEREF _Toc371457158 \h </w:instrText>
        </w:r>
        <w:r w:rsidR="009329C2">
          <w:rPr>
            <w:noProof/>
            <w:webHidden/>
          </w:rPr>
        </w:r>
        <w:r w:rsidR="009329C2">
          <w:rPr>
            <w:noProof/>
            <w:webHidden/>
          </w:rPr>
          <w:fldChar w:fldCharType="separate"/>
        </w:r>
        <w:r w:rsidR="009329C2">
          <w:rPr>
            <w:noProof/>
            <w:webHidden/>
          </w:rPr>
          <w:t>10</w:t>
        </w:r>
        <w:r w:rsidR="009329C2">
          <w:rPr>
            <w:noProof/>
            <w:webHidden/>
          </w:rPr>
          <w:fldChar w:fldCharType="end"/>
        </w:r>
      </w:hyperlink>
    </w:p>
    <w:p w:rsidR="009329C2" w:rsidRDefault="00BC0393">
      <w:pPr>
        <w:pStyle w:val="TOC3"/>
        <w:tabs>
          <w:tab w:val="left" w:pos="1611"/>
        </w:tabs>
        <w:rPr>
          <w:rFonts w:asciiTheme="minorHAnsi" w:eastAsiaTheme="minorEastAsia" w:hAnsiTheme="minorHAnsi" w:cstheme="minorBidi"/>
          <w:noProof/>
          <w:sz w:val="22"/>
          <w:szCs w:val="22"/>
        </w:rPr>
      </w:pPr>
      <w:hyperlink w:anchor="_Toc371457159" w:history="1">
        <w:r w:rsidR="009329C2" w:rsidRPr="00E03168">
          <w:rPr>
            <w:rStyle w:val="Hyperlink"/>
            <w:noProof/>
          </w:rPr>
          <w:t>3.2.3</w:t>
        </w:r>
        <w:r w:rsidR="009329C2">
          <w:rPr>
            <w:rFonts w:asciiTheme="minorHAnsi" w:eastAsiaTheme="minorEastAsia" w:hAnsiTheme="minorHAnsi" w:cstheme="minorBidi"/>
            <w:noProof/>
            <w:sz w:val="22"/>
            <w:szCs w:val="22"/>
          </w:rPr>
          <w:tab/>
        </w:r>
        <w:r w:rsidR="009329C2" w:rsidRPr="00E03168">
          <w:rPr>
            <w:rStyle w:val="Hyperlink"/>
            <w:noProof/>
          </w:rPr>
          <w:t xml:space="preserve">Login Use Case </w:t>
        </w:r>
        <w:r w:rsidR="009329C2" w:rsidRPr="00E03168">
          <w:rPr>
            <w:rStyle w:val="Hyperlink"/>
            <w:i/>
            <w:iCs/>
            <w:noProof/>
          </w:rPr>
          <w:t>(SRS_REQ_300)</w:t>
        </w:r>
        <w:r w:rsidR="009329C2">
          <w:rPr>
            <w:noProof/>
            <w:webHidden/>
          </w:rPr>
          <w:tab/>
        </w:r>
        <w:r w:rsidR="009329C2">
          <w:rPr>
            <w:noProof/>
            <w:webHidden/>
          </w:rPr>
          <w:fldChar w:fldCharType="begin"/>
        </w:r>
        <w:r w:rsidR="009329C2">
          <w:rPr>
            <w:noProof/>
            <w:webHidden/>
          </w:rPr>
          <w:instrText xml:space="preserve"> PAGEREF _Toc371457159 \h </w:instrText>
        </w:r>
        <w:r w:rsidR="009329C2">
          <w:rPr>
            <w:noProof/>
            <w:webHidden/>
          </w:rPr>
        </w:r>
        <w:r w:rsidR="009329C2">
          <w:rPr>
            <w:noProof/>
            <w:webHidden/>
          </w:rPr>
          <w:fldChar w:fldCharType="separate"/>
        </w:r>
        <w:r w:rsidR="009329C2">
          <w:rPr>
            <w:noProof/>
            <w:webHidden/>
          </w:rPr>
          <w:t>14</w:t>
        </w:r>
        <w:r w:rsidR="009329C2">
          <w:rPr>
            <w:noProof/>
            <w:webHidden/>
          </w:rPr>
          <w:fldChar w:fldCharType="end"/>
        </w:r>
      </w:hyperlink>
    </w:p>
    <w:p w:rsidR="009329C2" w:rsidRDefault="00BC0393">
      <w:pPr>
        <w:pStyle w:val="TOC3"/>
        <w:tabs>
          <w:tab w:val="left" w:pos="1611"/>
        </w:tabs>
        <w:rPr>
          <w:rFonts w:asciiTheme="minorHAnsi" w:eastAsiaTheme="minorEastAsia" w:hAnsiTheme="minorHAnsi" w:cstheme="minorBidi"/>
          <w:noProof/>
          <w:sz w:val="22"/>
          <w:szCs w:val="22"/>
        </w:rPr>
      </w:pPr>
      <w:hyperlink w:anchor="_Toc371457160" w:history="1">
        <w:r w:rsidR="009329C2" w:rsidRPr="00E03168">
          <w:rPr>
            <w:rStyle w:val="Hyperlink"/>
            <w:noProof/>
          </w:rPr>
          <w:t>3.2.4</w:t>
        </w:r>
        <w:r w:rsidR="009329C2">
          <w:rPr>
            <w:rFonts w:asciiTheme="minorHAnsi" w:eastAsiaTheme="minorEastAsia" w:hAnsiTheme="minorHAnsi" w:cstheme="minorBidi"/>
            <w:noProof/>
            <w:sz w:val="22"/>
            <w:szCs w:val="22"/>
          </w:rPr>
          <w:tab/>
        </w:r>
        <w:r w:rsidR="009329C2" w:rsidRPr="00E03168">
          <w:rPr>
            <w:rStyle w:val="Hyperlink"/>
            <w:noProof/>
          </w:rPr>
          <w:t xml:space="preserve">Maintain Vending Machine Use Case </w:t>
        </w:r>
        <w:r w:rsidR="009329C2" w:rsidRPr="00E03168">
          <w:rPr>
            <w:rStyle w:val="Hyperlink"/>
            <w:i/>
            <w:iCs/>
            <w:noProof/>
          </w:rPr>
          <w:t>(SRS_REQ_400)</w:t>
        </w:r>
        <w:r w:rsidR="009329C2">
          <w:rPr>
            <w:noProof/>
            <w:webHidden/>
          </w:rPr>
          <w:tab/>
        </w:r>
        <w:r w:rsidR="009329C2">
          <w:rPr>
            <w:noProof/>
            <w:webHidden/>
          </w:rPr>
          <w:fldChar w:fldCharType="begin"/>
        </w:r>
        <w:r w:rsidR="009329C2">
          <w:rPr>
            <w:noProof/>
            <w:webHidden/>
          </w:rPr>
          <w:instrText xml:space="preserve"> PAGEREF _Toc371457160 \h </w:instrText>
        </w:r>
        <w:r w:rsidR="009329C2">
          <w:rPr>
            <w:noProof/>
            <w:webHidden/>
          </w:rPr>
        </w:r>
        <w:r w:rsidR="009329C2">
          <w:rPr>
            <w:noProof/>
            <w:webHidden/>
          </w:rPr>
          <w:fldChar w:fldCharType="separate"/>
        </w:r>
        <w:r w:rsidR="009329C2">
          <w:rPr>
            <w:noProof/>
            <w:webHidden/>
          </w:rPr>
          <w:t>16</w:t>
        </w:r>
        <w:r w:rsidR="009329C2">
          <w:rPr>
            <w:noProof/>
            <w:webHidden/>
          </w:rPr>
          <w:fldChar w:fldCharType="end"/>
        </w:r>
      </w:hyperlink>
    </w:p>
    <w:p w:rsidR="009329C2" w:rsidRDefault="00BC0393">
      <w:pPr>
        <w:pStyle w:val="TOC1"/>
        <w:tabs>
          <w:tab w:val="left" w:pos="432"/>
        </w:tabs>
        <w:rPr>
          <w:rFonts w:asciiTheme="minorHAnsi" w:eastAsiaTheme="minorEastAsia" w:hAnsiTheme="minorHAnsi" w:cstheme="minorBidi"/>
          <w:b w:val="0"/>
          <w:noProof/>
          <w:sz w:val="22"/>
          <w:szCs w:val="22"/>
        </w:rPr>
      </w:pPr>
      <w:hyperlink w:anchor="_Toc371457161" w:history="1">
        <w:r w:rsidR="009329C2" w:rsidRPr="00E03168">
          <w:rPr>
            <w:rStyle w:val="Hyperlink"/>
            <w:noProof/>
          </w:rPr>
          <w:t>4</w:t>
        </w:r>
        <w:r w:rsidR="009329C2">
          <w:rPr>
            <w:rFonts w:asciiTheme="minorHAnsi" w:eastAsiaTheme="minorEastAsia" w:hAnsiTheme="minorHAnsi" w:cstheme="minorBidi"/>
            <w:b w:val="0"/>
            <w:noProof/>
            <w:sz w:val="22"/>
            <w:szCs w:val="22"/>
          </w:rPr>
          <w:tab/>
        </w:r>
        <w:r w:rsidR="009329C2" w:rsidRPr="00E03168">
          <w:rPr>
            <w:rStyle w:val="Hyperlink"/>
            <w:noProof/>
          </w:rPr>
          <w:t>CSCI Internal Interfaces</w:t>
        </w:r>
        <w:r w:rsidR="009329C2">
          <w:rPr>
            <w:noProof/>
            <w:webHidden/>
          </w:rPr>
          <w:tab/>
        </w:r>
        <w:r w:rsidR="009329C2">
          <w:rPr>
            <w:noProof/>
            <w:webHidden/>
          </w:rPr>
          <w:fldChar w:fldCharType="begin"/>
        </w:r>
        <w:r w:rsidR="009329C2">
          <w:rPr>
            <w:noProof/>
            <w:webHidden/>
          </w:rPr>
          <w:instrText xml:space="preserve"> PAGEREF _Toc371457161 \h </w:instrText>
        </w:r>
        <w:r w:rsidR="009329C2">
          <w:rPr>
            <w:noProof/>
            <w:webHidden/>
          </w:rPr>
        </w:r>
        <w:r w:rsidR="009329C2">
          <w:rPr>
            <w:noProof/>
            <w:webHidden/>
          </w:rPr>
          <w:fldChar w:fldCharType="separate"/>
        </w:r>
        <w:r w:rsidR="009329C2">
          <w:rPr>
            <w:noProof/>
            <w:webHidden/>
          </w:rPr>
          <w:t>20</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62" w:history="1">
        <w:r w:rsidR="009329C2" w:rsidRPr="00E03168">
          <w:rPr>
            <w:rStyle w:val="Hyperlink"/>
            <w:noProof/>
          </w:rPr>
          <w:t>4.1</w:t>
        </w:r>
        <w:r w:rsidR="009329C2">
          <w:rPr>
            <w:rFonts w:asciiTheme="minorHAnsi" w:eastAsiaTheme="minorEastAsia" w:hAnsiTheme="minorHAnsi" w:cstheme="minorBidi"/>
            <w:noProof/>
            <w:sz w:val="22"/>
            <w:szCs w:val="22"/>
          </w:rPr>
          <w:tab/>
        </w:r>
        <w:r w:rsidR="009329C2" w:rsidRPr="00E03168">
          <w:rPr>
            <w:rStyle w:val="Hyperlink"/>
            <w:noProof/>
          </w:rPr>
          <w:t>CSCI Data Element Requirements</w:t>
        </w:r>
        <w:r w:rsidR="009329C2">
          <w:rPr>
            <w:noProof/>
            <w:webHidden/>
          </w:rPr>
          <w:tab/>
        </w:r>
        <w:r w:rsidR="009329C2">
          <w:rPr>
            <w:noProof/>
            <w:webHidden/>
          </w:rPr>
          <w:fldChar w:fldCharType="begin"/>
        </w:r>
        <w:r w:rsidR="009329C2">
          <w:rPr>
            <w:noProof/>
            <w:webHidden/>
          </w:rPr>
          <w:instrText xml:space="preserve"> PAGEREF _Toc371457162 \h </w:instrText>
        </w:r>
        <w:r w:rsidR="009329C2">
          <w:rPr>
            <w:noProof/>
            <w:webHidden/>
          </w:rPr>
        </w:r>
        <w:r w:rsidR="009329C2">
          <w:rPr>
            <w:noProof/>
            <w:webHidden/>
          </w:rPr>
          <w:fldChar w:fldCharType="separate"/>
        </w:r>
        <w:r w:rsidR="009329C2">
          <w:rPr>
            <w:noProof/>
            <w:webHidden/>
          </w:rPr>
          <w:t>21</w:t>
        </w:r>
        <w:r w:rsidR="009329C2">
          <w:rPr>
            <w:noProof/>
            <w:webHidden/>
          </w:rPr>
          <w:fldChar w:fldCharType="end"/>
        </w:r>
      </w:hyperlink>
    </w:p>
    <w:p w:rsidR="009329C2" w:rsidRDefault="00BC0393">
      <w:pPr>
        <w:pStyle w:val="TOC3"/>
        <w:tabs>
          <w:tab w:val="left" w:pos="1611"/>
        </w:tabs>
        <w:rPr>
          <w:rFonts w:asciiTheme="minorHAnsi" w:eastAsiaTheme="minorEastAsia" w:hAnsiTheme="minorHAnsi" w:cstheme="minorBidi"/>
          <w:noProof/>
          <w:sz w:val="22"/>
          <w:szCs w:val="22"/>
        </w:rPr>
      </w:pPr>
      <w:hyperlink w:anchor="_Toc371457163" w:history="1">
        <w:r w:rsidR="009329C2" w:rsidRPr="00E03168">
          <w:rPr>
            <w:rStyle w:val="Hyperlink"/>
            <w:noProof/>
          </w:rPr>
          <w:t>4.1.1</w:t>
        </w:r>
        <w:r w:rsidR="009329C2">
          <w:rPr>
            <w:rFonts w:asciiTheme="minorHAnsi" w:eastAsiaTheme="minorEastAsia" w:hAnsiTheme="minorHAnsi" w:cstheme="minorBidi"/>
            <w:noProof/>
            <w:sz w:val="22"/>
            <w:szCs w:val="22"/>
          </w:rPr>
          <w:tab/>
        </w:r>
        <w:r w:rsidR="009329C2" w:rsidRPr="00E03168">
          <w:rPr>
            <w:rStyle w:val="Hyperlink"/>
            <w:noProof/>
          </w:rPr>
          <w:t>Boundary Classes</w:t>
        </w:r>
        <w:r w:rsidR="009329C2">
          <w:rPr>
            <w:noProof/>
            <w:webHidden/>
          </w:rPr>
          <w:tab/>
        </w:r>
        <w:r w:rsidR="009329C2">
          <w:rPr>
            <w:noProof/>
            <w:webHidden/>
          </w:rPr>
          <w:fldChar w:fldCharType="begin"/>
        </w:r>
        <w:r w:rsidR="009329C2">
          <w:rPr>
            <w:noProof/>
            <w:webHidden/>
          </w:rPr>
          <w:instrText xml:space="preserve"> PAGEREF _Toc371457163 \h </w:instrText>
        </w:r>
        <w:r w:rsidR="009329C2">
          <w:rPr>
            <w:noProof/>
            <w:webHidden/>
          </w:rPr>
        </w:r>
        <w:r w:rsidR="009329C2">
          <w:rPr>
            <w:noProof/>
            <w:webHidden/>
          </w:rPr>
          <w:fldChar w:fldCharType="separate"/>
        </w:r>
        <w:r w:rsidR="009329C2">
          <w:rPr>
            <w:noProof/>
            <w:webHidden/>
          </w:rPr>
          <w:t>21</w:t>
        </w:r>
        <w:r w:rsidR="009329C2">
          <w:rPr>
            <w:noProof/>
            <w:webHidden/>
          </w:rPr>
          <w:fldChar w:fldCharType="end"/>
        </w:r>
      </w:hyperlink>
    </w:p>
    <w:p w:rsidR="009329C2" w:rsidRDefault="00BC0393">
      <w:pPr>
        <w:pStyle w:val="TOC3"/>
        <w:tabs>
          <w:tab w:val="left" w:pos="1611"/>
        </w:tabs>
        <w:rPr>
          <w:rFonts w:asciiTheme="minorHAnsi" w:eastAsiaTheme="minorEastAsia" w:hAnsiTheme="minorHAnsi" w:cstheme="minorBidi"/>
          <w:noProof/>
          <w:sz w:val="22"/>
          <w:szCs w:val="22"/>
        </w:rPr>
      </w:pPr>
      <w:hyperlink w:anchor="_Toc371457164" w:history="1">
        <w:r w:rsidR="009329C2" w:rsidRPr="00E03168">
          <w:rPr>
            <w:rStyle w:val="Hyperlink"/>
            <w:noProof/>
          </w:rPr>
          <w:t>4.1.2</w:t>
        </w:r>
        <w:r w:rsidR="009329C2">
          <w:rPr>
            <w:rFonts w:asciiTheme="minorHAnsi" w:eastAsiaTheme="minorEastAsia" w:hAnsiTheme="minorHAnsi" w:cstheme="minorBidi"/>
            <w:noProof/>
            <w:sz w:val="22"/>
            <w:szCs w:val="22"/>
          </w:rPr>
          <w:tab/>
        </w:r>
        <w:r w:rsidR="009329C2" w:rsidRPr="00E03168">
          <w:rPr>
            <w:rStyle w:val="Hyperlink"/>
            <w:noProof/>
          </w:rPr>
          <w:t>Entity Classes</w:t>
        </w:r>
        <w:r w:rsidR="009329C2">
          <w:rPr>
            <w:noProof/>
            <w:webHidden/>
          </w:rPr>
          <w:tab/>
        </w:r>
        <w:r w:rsidR="009329C2">
          <w:rPr>
            <w:noProof/>
            <w:webHidden/>
          </w:rPr>
          <w:fldChar w:fldCharType="begin"/>
        </w:r>
        <w:r w:rsidR="009329C2">
          <w:rPr>
            <w:noProof/>
            <w:webHidden/>
          </w:rPr>
          <w:instrText xml:space="preserve"> PAGEREF _Toc371457164 \h </w:instrText>
        </w:r>
        <w:r w:rsidR="009329C2">
          <w:rPr>
            <w:noProof/>
            <w:webHidden/>
          </w:rPr>
        </w:r>
        <w:r w:rsidR="009329C2">
          <w:rPr>
            <w:noProof/>
            <w:webHidden/>
          </w:rPr>
          <w:fldChar w:fldCharType="separate"/>
        </w:r>
        <w:r w:rsidR="009329C2">
          <w:rPr>
            <w:noProof/>
            <w:webHidden/>
          </w:rPr>
          <w:t>22</w:t>
        </w:r>
        <w:r w:rsidR="009329C2">
          <w:rPr>
            <w:noProof/>
            <w:webHidden/>
          </w:rPr>
          <w:fldChar w:fldCharType="end"/>
        </w:r>
      </w:hyperlink>
    </w:p>
    <w:p w:rsidR="009329C2" w:rsidRDefault="00BC0393">
      <w:pPr>
        <w:pStyle w:val="TOC3"/>
        <w:tabs>
          <w:tab w:val="left" w:pos="1611"/>
        </w:tabs>
        <w:rPr>
          <w:rFonts w:asciiTheme="minorHAnsi" w:eastAsiaTheme="minorEastAsia" w:hAnsiTheme="minorHAnsi" w:cstheme="minorBidi"/>
          <w:noProof/>
          <w:sz w:val="22"/>
          <w:szCs w:val="22"/>
        </w:rPr>
      </w:pPr>
      <w:hyperlink w:anchor="_Toc371457165" w:history="1">
        <w:r w:rsidR="009329C2" w:rsidRPr="00E03168">
          <w:rPr>
            <w:rStyle w:val="Hyperlink"/>
            <w:noProof/>
          </w:rPr>
          <w:t>4.1.3</w:t>
        </w:r>
        <w:r w:rsidR="009329C2">
          <w:rPr>
            <w:rFonts w:asciiTheme="minorHAnsi" w:eastAsiaTheme="minorEastAsia" w:hAnsiTheme="minorHAnsi" w:cstheme="minorBidi"/>
            <w:noProof/>
            <w:sz w:val="22"/>
            <w:szCs w:val="22"/>
          </w:rPr>
          <w:tab/>
        </w:r>
        <w:r w:rsidR="009329C2" w:rsidRPr="00E03168">
          <w:rPr>
            <w:rStyle w:val="Hyperlink"/>
            <w:noProof/>
          </w:rPr>
          <w:t>Control Classes</w:t>
        </w:r>
        <w:r w:rsidR="009329C2">
          <w:rPr>
            <w:noProof/>
            <w:webHidden/>
          </w:rPr>
          <w:tab/>
        </w:r>
        <w:r w:rsidR="009329C2">
          <w:rPr>
            <w:noProof/>
            <w:webHidden/>
          </w:rPr>
          <w:fldChar w:fldCharType="begin"/>
        </w:r>
        <w:r w:rsidR="009329C2">
          <w:rPr>
            <w:noProof/>
            <w:webHidden/>
          </w:rPr>
          <w:instrText xml:space="preserve"> PAGEREF _Toc371457165 \h </w:instrText>
        </w:r>
        <w:r w:rsidR="009329C2">
          <w:rPr>
            <w:noProof/>
            <w:webHidden/>
          </w:rPr>
        </w:r>
        <w:r w:rsidR="009329C2">
          <w:rPr>
            <w:noProof/>
            <w:webHidden/>
          </w:rPr>
          <w:fldChar w:fldCharType="separate"/>
        </w:r>
        <w:r w:rsidR="009329C2">
          <w:rPr>
            <w:noProof/>
            <w:webHidden/>
          </w:rPr>
          <w:t>22</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66" w:history="1">
        <w:r w:rsidR="009329C2" w:rsidRPr="00E03168">
          <w:rPr>
            <w:rStyle w:val="Hyperlink"/>
            <w:noProof/>
          </w:rPr>
          <w:t>4.2</w:t>
        </w:r>
        <w:r w:rsidR="009329C2">
          <w:rPr>
            <w:rFonts w:asciiTheme="minorHAnsi" w:eastAsiaTheme="minorEastAsia" w:hAnsiTheme="minorHAnsi" w:cstheme="minorBidi"/>
            <w:noProof/>
            <w:sz w:val="22"/>
            <w:szCs w:val="22"/>
          </w:rPr>
          <w:tab/>
        </w:r>
        <w:r w:rsidR="009329C2" w:rsidRPr="00E03168">
          <w:rPr>
            <w:rStyle w:val="Hyperlink"/>
            <w:noProof/>
          </w:rPr>
          <w:t>Adaptation Requirements</w:t>
        </w:r>
        <w:r w:rsidR="009329C2">
          <w:rPr>
            <w:noProof/>
            <w:webHidden/>
          </w:rPr>
          <w:tab/>
        </w:r>
        <w:r w:rsidR="009329C2">
          <w:rPr>
            <w:noProof/>
            <w:webHidden/>
          </w:rPr>
          <w:fldChar w:fldCharType="begin"/>
        </w:r>
        <w:r w:rsidR="009329C2">
          <w:rPr>
            <w:noProof/>
            <w:webHidden/>
          </w:rPr>
          <w:instrText xml:space="preserve"> PAGEREF _Toc371457166 \h </w:instrText>
        </w:r>
        <w:r w:rsidR="009329C2">
          <w:rPr>
            <w:noProof/>
            <w:webHidden/>
          </w:rPr>
        </w:r>
        <w:r w:rsidR="009329C2">
          <w:rPr>
            <w:noProof/>
            <w:webHidden/>
          </w:rPr>
          <w:fldChar w:fldCharType="separate"/>
        </w:r>
        <w:r w:rsidR="009329C2">
          <w:rPr>
            <w:noProof/>
            <w:webHidden/>
          </w:rPr>
          <w:t>23</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67" w:history="1">
        <w:r w:rsidR="009329C2" w:rsidRPr="00E03168">
          <w:rPr>
            <w:rStyle w:val="Hyperlink"/>
            <w:noProof/>
          </w:rPr>
          <w:t>4.3</w:t>
        </w:r>
        <w:r w:rsidR="009329C2">
          <w:rPr>
            <w:rFonts w:asciiTheme="minorHAnsi" w:eastAsiaTheme="minorEastAsia" w:hAnsiTheme="minorHAnsi" w:cstheme="minorBidi"/>
            <w:noProof/>
            <w:sz w:val="22"/>
            <w:szCs w:val="22"/>
          </w:rPr>
          <w:tab/>
        </w:r>
        <w:r w:rsidR="009329C2" w:rsidRPr="00E03168">
          <w:rPr>
            <w:rStyle w:val="Hyperlink"/>
            <w:noProof/>
          </w:rPr>
          <w:t>Sizing and Timing Requirements</w:t>
        </w:r>
        <w:r w:rsidR="009329C2">
          <w:rPr>
            <w:noProof/>
            <w:webHidden/>
          </w:rPr>
          <w:tab/>
        </w:r>
        <w:r w:rsidR="009329C2">
          <w:rPr>
            <w:noProof/>
            <w:webHidden/>
          </w:rPr>
          <w:fldChar w:fldCharType="begin"/>
        </w:r>
        <w:r w:rsidR="009329C2">
          <w:rPr>
            <w:noProof/>
            <w:webHidden/>
          </w:rPr>
          <w:instrText xml:space="preserve"> PAGEREF _Toc371457167 \h </w:instrText>
        </w:r>
        <w:r w:rsidR="009329C2">
          <w:rPr>
            <w:noProof/>
            <w:webHidden/>
          </w:rPr>
        </w:r>
        <w:r w:rsidR="009329C2">
          <w:rPr>
            <w:noProof/>
            <w:webHidden/>
          </w:rPr>
          <w:fldChar w:fldCharType="separate"/>
        </w:r>
        <w:r w:rsidR="009329C2">
          <w:rPr>
            <w:noProof/>
            <w:webHidden/>
          </w:rPr>
          <w:t>23</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68" w:history="1">
        <w:r w:rsidR="009329C2" w:rsidRPr="00E03168">
          <w:rPr>
            <w:rStyle w:val="Hyperlink"/>
            <w:noProof/>
          </w:rPr>
          <w:t>4.4</w:t>
        </w:r>
        <w:r w:rsidR="009329C2">
          <w:rPr>
            <w:rFonts w:asciiTheme="minorHAnsi" w:eastAsiaTheme="minorEastAsia" w:hAnsiTheme="minorHAnsi" w:cstheme="minorBidi"/>
            <w:noProof/>
            <w:sz w:val="22"/>
            <w:szCs w:val="22"/>
          </w:rPr>
          <w:tab/>
        </w:r>
        <w:r w:rsidR="009329C2" w:rsidRPr="00E03168">
          <w:rPr>
            <w:rStyle w:val="Hyperlink"/>
            <w:noProof/>
          </w:rPr>
          <w:t>Safety Requirements</w:t>
        </w:r>
        <w:r w:rsidR="009329C2">
          <w:rPr>
            <w:noProof/>
            <w:webHidden/>
          </w:rPr>
          <w:tab/>
        </w:r>
        <w:r w:rsidR="009329C2">
          <w:rPr>
            <w:noProof/>
            <w:webHidden/>
          </w:rPr>
          <w:fldChar w:fldCharType="begin"/>
        </w:r>
        <w:r w:rsidR="009329C2">
          <w:rPr>
            <w:noProof/>
            <w:webHidden/>
          </w:rPr>
          <w:instrText xml:space="preserve"> PAGEREF _Toc371457168 \h </w:instrText>
        </w:r>
        <w:r w:rsidR="009329C2">
          <w:rPr>
            <w:noProof/>
            <w:webHidden/>
          </w:rPr>
        </w:r>
        <w:r w:rsidR="009329C2">
          <w:rPr>
            <w:noProof/>
            <w:webHidden/>
          </w:rPr>
          <w:fldChar w:fldCharType="separate"/>
        </w:r>
        <w:r w:rsidR="009329C2">
          <w:rPr>
            <w:noProof/>
            <w:webHidden/>
          </w:rPr>
          <w:t>23</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69" w:history="1">
        <w:r w:rsidR="009329C2" w:rsidRPr="00E03168">
          <w:rPr>
            <w:rStyle w:val="Hyperlink"/>
            <w:noProof/>
          </w:rPr>
          <w:t>4.5</w:t>
        </w:r>
        <w:r w:rsidR="009329C2">
          <w:rPr>
            <w:rFonts w:asciiTheme="minorHAnsi" w:eastAsiaTheme="minorEastAsia" w:hAnsiTheme="minorHAnsi" w:cstheme="minorBidi"/>
            <w:noProof/>
            <w:sz w:val="22"/>
            <w:szCs w:val="22"/>
          </w:rPr>
          <w:tab/>
        </w:r>
        <w:r w:rsidR="009329C2" w:rsidRPr="00E03168">
          <w:rPr>
            <w:rStyle w:val="Hyperlink"/>
            <w:noProof/>
          </w:rPr>
          <w:t>Security Requirements</w:t>
        </w:r>
        <w:r w:rsidR="009329C2">
          <w:rPr>
            <w:noProof/>
            <w:webHidden/>
          </w:rPr>
          <w:tab/>
        </w:r>
        <w:r w:rsidR="009329C2">
          <w:rPr>
            <w:noProof/>
            <w:webHidden/>
          </w:rPr>
          <w:fldChar w:fldCharType="begin"/>
        </w:r>
        <w:r w:rsidR="009329C2">
          <w:rPr>
            <w:noProof/>
            <w:webHidden/>
          </w:rPr>
          <w:instrText xml:space="preserve"> PAGEREF _Toc371457169 \h </w:instrText>
        </w:r>
        <w:r w:rsidR="009329C2">
          <w:rPr>
            <w:noProof/>
            <w:webHidden/>
          </w:rPr>
        </w:r>
        <w:r w:rsidR="009329C2">
          <w:rPr>
            <w:noProof/>
            <w:webHidden/>
          </w:rPr>
          <w:fldChar w:fldCharType="separate"/>
        </w:r>
        <w:r w:rsidR="009329C2">
          <w:rPr>
            <w:noProof/>
            <w:webHidden/>
          </w:rPr>
          <w:t>23</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70" w:history="1">
        <w:r w:rsidR="009329C2" w:rsidRPr="00E03168">
          <w:rPr>
            <w:rStyle w:val="Hyperlink"/>
            <w:noProof/>
          </w:rPr>
          <w:t>4.6</w:t>
        </w:r>
        <w:r w:rsidR="009329C2">
          <w:rPr>
            <w:rFonts w:asciiTheme="minorHAnsi" w:eastAsiaTheme="minorEastAsia" w:hAnsiTheme="minorHAnsi" w:cstheme="minorBidi"/>
            <w:noProof/>
            <w:sz w:val="22"/>
            <w:szCs w:val="22"/>
          </w:rPr>
          <w:tab/>
        </w:r>
        <w:r w:rsidR="009329C2" w:rsidRPr="00E03168">
          <w:rPr>
            <w:rStyle w:val="Hyperlink"/>
            <w:noProof/>
          </w:rPr>
          <w:t>Design Constraints</w:t>
        </w:r>
        <w:r w:rsidR="009329C2">
          <w:rPr>
            <w:noProof/>
            <w:webHidden/>
          </w:rPr>
          <w:tab/>
        </w:r>
        <w:r w:rsidR="009329C2">
          <w:rPr>
            <w:noProof/>
            <w:webHidden/>
          </w:rPr>
          <w:fldChar w:fldCharType="begin"/>
        </w:r>
        <w:r w:rsidR="009329C2">
          <w:rPr>
            <w:noProof/>
            <w:webHidden/>
          </w:rPr>
          <w:instrText xml:space="preserve"> PAGEREF _Toc371457170 \h </w:instrText>
        </w:r>
        <w:r w:rsidR="009329C2">
          <w:rPr>
            <w:noProof/>
            <w:webHidden/>
          </w:rPr>
        </w:r>
        <w:r w:rsidR="009329C2">
          <w:rPr>
            <w:noProof/>
            <w:webHidden/>
          </w:rPr>
          <w:fldChar w:fldCharType="separate"/>
        </w:r>
        <w:r w:rsidR="009329C2">
          <w:rPr>
            <w:noProof/>
            <w:webHidden/>
          </w:rPr>
          <w:t>23</w:t>
        </w:r>
        <w:r w:rsidR="009329C2">
          <w:rPr>
            <w:noProof/>
            <w:webHidden/>
          </w:rPr>
          <w:fldChar w:fldCharType="end"/>
        </w:r>
      </w:hyperlink>
    </w:p>
    <w:p w:rsidR="009329C2" w:rsidRDefault="00BC0393">
      <w:pPr>
        <w:pStyle w:val="TOC2"/>
        <w:tabs>
          <w:tab w:val="left" w:pos="1000"/>
        </w:tabs>
        <w:rPr>
          <w:rFonts w:asciiTheme="minorHAnsi" w:eastAsiaTheme="minorEastAsia" w:hAnsiTheme="minorHAnsi" w:cstheme="minorBidi"/>
          <w:noProof/>
          <w:sz w:val="22"/>
          <w:szCs w:val="22"/>
        </w:rPr>
      </w:pPr>
      <w:hyperlink w:anchor="_Toc371457171" w:history="1">
        <w:r w:rsidR="009329C2" w:rsidRPr="00E03168">
          <w:rPr>
            <w:rStyle w:val="Hyperlink"/>
            <w:noProof/>
          </w:rPr>
          <w:t>4.7</w:t>
        </w:r>
        <w:r w:rsidR="009329C2">
          <w:rPr>
            <w:rFonts w:asciiTheme="minorHAnsi" w:eastAsiaTheme="minorEastAsia" w:hAnsiTheme="minorHAnsi" w:cstheme="minorBidi"/>
            <w:noProof/>
            <w:sz w:val="22"/>
            <w:szCs w:val="22"/>
          </w:rPr>
          <w:tab/>
        </w:r>
        <w:r w:rsidR="009329C2" w:rsidRPr="00E03168">
          <w:rPr>
            <w:rStyle w:val="Hyperlink"/>
            <w:noProof/>
          </w:rPr>
          <w:t>Requirements Traceability</w:t>
        </w:r>
        <w:r w:rsidR="009329C2">
          <w:rPr>
            <w:noProof/>
            <w:webHidden/>
          </w:rPr>
          <w:tab/>
        </w:r>
        <w:r w:rsidR="009329C2">
          <w:rPr>
            <w:noProof/>
            <w:webHidden/>
          </w:rPr>
          <w:fldChar w:fldCharType="begin"/>
        </w:r>
        <w:r w:rsidR="009329C2">
          <w:rPr>
            <w:noProof/>
            <w:webHidden/>
          </w:rPr>
          <w:instrText xml:space="preserve"> PAGEREF _Toc371457171 \h </w:instrText>
        </w:r>
        <w:r w:rsidR="009329C2">
          <w:rPr>
            <w:noProof/>
            <w:webHidden/>
          </w:rPr>
        </w:r>
        <w:r w:rsidR="009329C2">
          <w:rPr>
            <w:noProof/>
            <w:webHidden/>
          </w:rPr>
          <w:fldChar w:fldCharType="separate"/>
        </w:r>
        <w:r w:rsidR="009329C2">
          <w:rPr>
            <w:noProof/>
            <w:webHidden/>
          </w:rPr>
          <w:t>24</w:t>
        </w:r>
        <w:r w:rsidR="009329C2">
          <w:rPr>
            <w:noProof/>
            <w:webHidden/>
          </w:rPr>
          <w:fldChar w:fldCharType="end"/>
        </w:r>
      </w:hyperlink>
    </w:p>
    <w:p w:rsidR="009329C2" w:rsidRDefault="00BC0393">
      <w:pPr>
        <w:pStyle w:val="TOC1"/>
        <w:tabs>
          <w:tab w:val="left" w:pos="432"/>
        </w:tabs>
        <w:rPr>
          <w:rFonts w:asciiTheme="minorHAnsi" w:eastAsiaTheme="minorEastAsia" w:hAnsiTheme="minorHAnsi" w:cstheme="minorBidi"/>
          <w:b w:val="0"/>
          <w:noProof/>
          <w:sz w:val="22"/>
          <w:szCs w:val="22"/>
        </w:rPr>
      </w:pPr>
      <w:hyperlink w:anchor="_Toc371457172" w:history="1">
        <w:r w:rsidR="009329C2" w:rsidRPr="00E03168">
          <w:rPr>
            <w:rStyle w:val="Hyperlink"/>
            <w:noProof/>
          </w:rPr>
          <w:t>5</w:t>
        </w:r>
        <w:r w:rsidR="009329C2">
          <w:rPr>
            <w:rFonts w:asciiTheme="minorHAnsi" w:eastAsiaTheme="minorEastAsia" w:hAnsiTheme="minorHAnsi" w:cstheme="minorBidi"/>
            <w:b w:val="0"/>
            <w:noProof/>
            <w:sz w:val="22"/>
            <w:szCs w:val="22"/>
          </w:rPr>
          <w:tab/>
        </w:r>
        <w:r w:rsidR="009329C2" w:rsidRPr="00E03168">
          <w:rPr>
            <w:rStyle w:val="Hyperlink"/>
            <w:noProof/>
          </w:rPr>
          <w:t>QUALITY ASSURANCE</w:t>
        </w:r>
        <w:r w:rsidR="009329C2">
          <w:rPr>
            <w:noProof/>
            <w:webHidden/>
          </w:rPr>
          <w:tab/>
        </w:r>
        <w:r w:rsidR="009329C2">
          <w:rPr>
            <w:noProof/>
            <w:webHidden/>
          </w:rPr>
          <w:fldChar w:fldCharType="begin"/>
        </w:r>
        <w:r w:rsidR="009329C2">
          <w:rPr>
            <w:noProof/>
            <w:webHidden/>
          </w:rPr>
          <w:instrText xml:space="preserve"> PAGEREF _Toc371457172 \h </w:instrText>
        </w:r>
        <w:r w:rsidR="009329C2">
          <w:rPr>
            <w:noProof/>
            <w:webHidden/>
          </w:rPr>
        </w:r>
        <w:r w:rsidR="009329C2">
          <w:rPr>
            <w:noProof/>
            <w:webHidden/>
          </w:rPr>
          <w:fldChar w:fldCharType="separate"/>
        </w:r>
        <w:r w:rsidR="009329C2">
          <w:rPr>
            <w:noProof/>
            <w:webHidden/>
          </w:rPr>
          <w:t>27</w:t>
        </w:r>
        <w:r w:rsidR="009329C2">
          <w:rPr>
            <w:noProof/>
            <w:webHidden/>
          </w:rPr>
          <w:fldChar w:fldCharType="end"/>
        </w:r>
      </w:hyperlink>
    </w:p>
    <w:p w:rsidR="009329C2" w:rsidRDefault="00BC0393">
      <w:pPr>
        <w:pStyle w:val="TOC1"/>
        <w:tabs>
          <w:tab w:val="left" w:pos="432"/>
        </w:tabs>
        <w:rPr>
          <w:rFonts w:asciiTheme="minorHAnsi" w:eastAsiaTheme="minorEastAsia" w:hAnsiTheme="minorHAnsi" w:cstheme="minorBidi"/>
          <w:b w:val="0"/>
          <w:noProof/>
          <w:sz w:val="22"/>
          <w:szCs w:val="22"/>
        </w:rPr>
      </w:pPr>
      <w:hyperlink w:anchor="_Toc371457173" w:history="1">
        <w:r w:rsidR="009329C2" w:rsidRPr="00E03168">
          <w:rPr>
            <w:rStyle w:val="Hyperlink"/>
            <w:noProof/>
          </w:rPr>
          <w:t>6</w:t>
        </w:r>
        <w:r w:rsidR="009329C2">
          <w:rPr>
            <w:rFonts w:asciiTheme="minorHAnsi" w:eastAsiaTheme="minorEastAsia" w:hAnsiTheme="minorHAnsi" w:cstheme="minorBidi"/>
            <w:b w:val="0"/>
            <w:noProof/>
            <w:sz w:val="22"/>
            <w:szCs w:val="22"/>
          </w:rPr>
          <w:tab/>
        </w:r>
        <w:r w:rsidR="009329C2" w:rsidRPr="00E03168">
          <w:rPr>
            <w:rStyle w:val="Hyperlink"/>
            <w:noProof/>
          </w:rPr>
          <w:t>PREPARATION FOR DELIVERY</w:t>
        </w:r>
        <w:r w:rsidR="009329C2">
          <w:rPr>
            <w:noProof/>
            <w:webHidden/>
          </w:rPr>
          <w:tab/>
        </w:r>
        <w:r w:rsidR="009329C2">
          <w:rPr>
            <w:noProof/>
            <w:webHidden/>
          </w:rPr>
          <w:fldChar w:fldCharType="begin"/>
        </w:r>
        <w:r w:rsidR="009329C2">
          <w:rPr>
            <w:noProof/>
            <w:webHidden/>
          </w:rPr>
          <w:instrText xml:space="preserve"> PAGEREF _Toc371457173 \h </w:instrText>
        </w:r>
        <w:r w:rsidR="009329C2">
          <w:rPr>
            <w:noProof/>
            <w:webHidden/>
          </w:rPr>
        </w:r>
        <w:r w:rsidR="009329C2">
          <w:rPr>
            <w:noProof/>
            <w:webHidden/>
          </w:rPr>
          <w:fldChar w:fldCharType="separate"/>
        </w:r>
        <w:r w:rsidR="009329C2">
          <w:rPr>
            <w:noProof/>
            <w:webHidden/>
          </w:rPr>
          <w:t>28</w:t>
        </w:r>
        <w:r w:rsidR="009329C2">
          <w:rPr>
            <w:noProof/>
            <w:webHidden/>
          </w:rPr>
          <w:fldChar w:fldCharType="end"/>
        </w:r>
      </w:hyperlink>
    </w:p>
    <w:p w:rsidR="009329C2" w:rsidRDefault="00BC0393">
      <w:pPr>
        <w:pStyle w:val="TOC1"/>
        <w:tabs>
          <w:tab w:val="left" w:pos="432"/>
        </w:tabs>
        <w:rPr>
          <w:rFonts w:asciiTheme="minorHAnsi" w:eastAsiaTheme="minorEastAsia" w:hAnsiTheme="minorHAnsi" w:cstheme="minorBidi"/>
          <w:b w:val="0"/>
          <w:noProof/>
          <w:sz w:val="22"/>
          <w:szCs w:val="22"/>
        </w:rPr>
      </w:pPr>
      <w:hyperlink w:anchor="_Toc371457174" w:history="1">
        <w:r w:rsidR="009329C2" w:rsidRPr="00E03168">
          <w:rPr>
            <w:rStyle w:val="Hyperlink"/>
            <w:noProof/>
          </w:rPr>
          <w:t>7</w:t>
        </w:r>
        <w:r w:rsidR="009329C2">
          <w:rPr>
            <w:rFonts w:asciiTheme="minorHAnsi" w:eastAsiaTheme="minorEastAsia" w:hAnsiTheme="minorHAnsi" w:cstheme="minorBidi"/>
            <w:b w:val="0"/>
            <w:noProof/>
            <w:sz w:val="22"/>
            <w:szCs w:val="22"/>
          </w:rPr>
          <w:tab/>
        </w:r>
        <w:r w:rsidR="009329C2" w:rsidRPr="00E03168">
          <w:rPr>
            <w:rStyle w:val="Hyperlink"/>
            <w:noProof/>
          </w:rPr>
          <w:t>NOTES</w:t>
        </w:r>
        <w:r w:rsidR="009329C2">
          <w:rPr>
            <w:noProof/>
            <w:webHidden/>
          </w:rPr>
          <w:tab/>
        </w:r>
        <w:r w:rsidR="009329C2">
          <w:rPr>
            <w:noProof/>
            <w:webHidden/>
          </w:rPr>
          <w:fldChar w:fldCharType="begin"/>
        </w:r>
        <w:r w:rsidR="009329C2">
          <w:rPr>
            <w:noProof/>
            <w:webHidden/>
          </w:rPr>
          <w:instrText xml:space="preserve"> PAGEREF _Toc371457174 \h </w:instrText>
        </w:r>
        <w:r w:rsidR="009329C2">
          <w:rPr>
            <w:noProof/>
            <w:webHidden/>
          </w:rPr>
        </w:r>
        <w:r w:rsidR="009329C2">
          <w:rPr>
            <w:noProof/>
            <w:webHidden/>
          </w:rPr>
          <w:fldChar w:fldCharType="separate"/>
        </w:r>
        <w:r w:rsidR="009329C2">
          <w:rPr>
            <w:noProof/>
            <w:webHidden/>
          </w:rPr>
          <w:t>29</w:t>
        </w:r>
        <w:r w:rsidR="009329C2">
          <w:rPr>
            <w:noProof/>
            <w:webHidden/>
          </w:rPr>
          <w:fldChar w:fldCharType="end"/>
        </w:r>
      </w:hyperlink>
    </w:p>
    <w:p w:rsidR="009329C2" w:rsidRDefault="00BC0393">
      <w:pPr>
        <w:pStyle w:val="TOC1"/>
        <w:rPr>
          <w:rFonts w:asciiTheme="minorHAnsi" w:eastAsiaTheme="minorEastAsia" w:hAnsiTheme="minorHAnsi" w:cstheme="minorBidi"/>
          <w:b w:val="0"/>
          <w:noProof/>
          <w:sz w:val="22"/>
          <w:szCs w:val="22"/>
        </w:rPr>
      </w:pPr>
      <w:hyperlink w:anchor="_Toc371457175" w:history="1">
        <w:r w:rsidR="009329C2" w:rsidRPr="00E03168">
          <w:rPr>
            <w:rStyle w:val="Hyperlink"/>
            <w:noProof/>
          </w:rPr>
          <w:t>ANNEX</w:t>
        </w:r>
        <w:r w:rsidR="009329C2">
          <w:rPr>
            <w:noProof/>
            <w:webHidden/>
          </w:rPr>
          <w:tab/>
        </w:r>
        <w:r w:rsidR="009329C2">
          <w:rPr>
            <w:noProof/>
            <w:webHidden/>
          </w:rPr>
          <w:fldChar w:fldCharType="begin"/>
        </w:r>
        <w:r w:rsidR="009329C2">
          <w:rPr>
            <w:noProof/>
            <w:webHidden/>
          </w:rPr>
          <w:instrText xml:space="preserve"> PAGEREF _Toc371457175 \h </w:instrText>
        </w:r>
        <w:r w:rsidR="009329C2">
          <w:rPr>
            <w:noProof/>
            <w:webHidden/>
          </w:rPr>
        </w:r>
        <w:r w:rsidR="009329C2">
          <w:rPr>
            <w:noProof/>
            <w:webHidden/>
          </w:rPr>
          <w:fldChar w:fldCharType="separate"/>
        </w:r>
        <w:r w:rsidR="009329C2">
          <w:rPr>
            <w:noProof/>
            <w:webHidden/>
          </w:rPr>
          <w:t>30</w:t>
        </w:r>
        <w:r w:rsidR="009329C2">
          <w:rPr>
            <w:noProof/>
            <w:webHidden/>
          </w:rPr>
          <w:fldChar w:fldCharType="end"/>
        </w:r>
      </w:hyperlink>
    </w:p>
    <w:p w:rsidR="00387A56" w:rsidRDefault="00387A56">
      <w:pPr>
        <w:pStyle w:val="TOC4"/>
        <w:rPr>
          <w:b w:val="0"/>
          <w:bCs w:val="0"/>
          <w:noProof w:val="0"/>
        </w:rPr>
      </w:pPr>
      <w:r>
        <w:rPr>
          <w:b w:val="0"/>
          <w:bCs w:val="0"/>
          <w:noProof w:val="0"/>
        </w:rPr>
        <w:fldChar w:fldCharType="end"/>
      </w:r>
    </w:p>
    <w:p w:rsidR="00387A56" w:rsidRDefault="00387A56">
      <w:pPr>
        <w:pStyle w:val="TOC4"/>
      </w:pPr>
      <w:r>
        <w:rPr>
          <w:b w:val="0"/>
          <w:bCs w:val="0"/>
          <w:noProof w:val="0"/>
        </w:rPr>
        <w:br w:type="page"/>
      </w:r>
    </w:p>
    <w:p w:rsidR="00387A56" w:rsidRDefault="00387A56">
      <w:pPr>
        <w:pStyle w:val="CoverText"/>
        <w:spacing w:before="0"/>
        <w:rPr>
          <w:bCs/>
        </w:rPr>
      </w:pPr>
      <w:bookmarkStart w:id="8" w:name="_Toc423410238"/>
      <w:bookmarkStart w:id="9" w:name="_Toc425054504"/>
      <w:commentRangeStart w:id="10"/>
      <w:r>
        <w:rPr>
          <w:bCs/>
        </w:rPr>
        <w:t>LIST OF FIGURES</w:t>
      </w:r>
      <w:commentRangeEnd w:id="10"/>
      <w:r w:rsidR="00047E71">
        <w:rPr>
          <w:rStyle w:val="CommentReference"/>
          <w:b w:val="0"/>
        </w:rPr>
        <w:commentReference w:id="10"/>
      </w:r>
    </w:p>
    <w:p w:rsidR="00387A56" w:rsidRDefault="00387A56">
      <w:pPr>
        <w:jc w:val="center"/>
        <w:rPr>
          <w:b/>
          <w:bCs/>
        </w:rPr>
      </w:pPr>
    </w:p>
    <w:p w:rsidR="00387A56" w:rsidRDefault="00387A56"/>
    <w:p w:rsidR="009329C2" w:rsidRPr="009329C2" w:rsidRDefault="00387A56">
      <w:pPr>
        <w:pStyle w:val="TableofFigures"/>
        <w:tabs>
          <w:tab w:val="right" w:leader="dot" w:pos="8630"/>
        </w:tabs>
        <w:rPr>
          <w:rFonts w:asciiTheme="minorHAnsi" w:eastAsiaTheme="minorEastAsia" w:hAnsiTheme="minorHAnsi" w:cstheme="minorBidi"/>
          <w:b/>
          <w:bCs/>
          <w:noProof/>
          <w:sz w:val="22"/>
          <w:szCs w:val="22"/>
        </w:rPr>
      </w:pPr>
      <w:r w:rsidRPr="009329C2">
        <w:rPr>
          <w:b/>
          <w:bCs/>
        </w:rPr>
        <w:fldChar w:fldCharType="begin"/>
      </w:r>
      <w:r w:rsidRPr="009329C2">
        <w:rPr>
          <w:b/>
          <w:bCs/>
        </w:rPr>
        <w:instrText xml:space="preserve"> TOC \h \z \t "Body Text Indent,1" \c "Figure" </w:instrText>
      </w:r>
      <w:r w:rsidRPr="009329C2">
        <w:rPr>
          <w:b/>
          <w:bCs/>
        </w:rPr>
        <w:fldChar w:fldCharType="separate"/>
      </w:r>
      <w:hyperlink w:anchor="_Toc371457176" w:history="1">
        <w:r w:rsidR="009329C2" w:rsidRPr="009329C2">
          <w:rPr>
            <w:rStyle w:val="Hyperlink"/>
            <w:b/>
            <w:bCs/>
            <w:noProof/>
          </w:rPr>
          <w:t>Figure 1: Use Case External Interface Diagram</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_Toc371457176 \h </w:instrText>
        </w:r>
        <w:r w:rsidR="009329C2" w:rsidRPr="009329C2">
          <w:rPr>
            <w:b/>
            <w:bCs/>
            <w:noProof/>
            <w:webHidden/>
          </w:rPr>
        </w:r>
        <w:r w:rsidR="009329C2" w:rsidRPr="009329C2">
          <w:rPr>
            <w:b/>
            <w:bCs/>
            <w:noProof/>
            <w:webHidden/>
          </w:rPr>
          <w:fldChar w:fldCharType="separate"/>
        </w:r>
        <w:r w:rsidR="009329C2" w:rsidRPr="009329C2">
          <w:rPr>
            <w:b/>
            <w:bCs/>
            <w:noProof/>
            <w:webHidden/>
          </w:rPr>
          <w:t>4</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77" w:history="1">
        <w:r w:rsidR="009329C2" w:rsidRPr="009329C2">
          <w:rPr>
            <w:rStyle w:val="Hyperlink"/>
            <w:b/>
            <w:bCs/>
            <w:noProof/>
          </w:rPr>
          <w:t>Figure 2 : Use Case Diagram of CSCI VMCS</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_Toc371457177 \h </w:instrText>
        </w:r>
        <w:r w:rsidR="009329C2" w:rsidRPr="009329C2">
          <w:rPr>
            <w:b/>
            <w:bCs/>
            <w:noProof/>
            <w:webHidden/>
          </w:rPr>
        </w:r>
        <w:r w:rsidR="009329C2" w:rsidRPr="009329C2">
          <w:rPr>
            <w:b/>
            <w:bCs/>
            <w:noProof/>
            <w:webHidden/>
          </w:rPr>
          <w:fldChar w:fldCharType="separate"/>
        </w:r>
        <w:r w:rsidR="009329C2" w:rsidRPr="009329C2">
          <w:rPr>
            <w:b/>
            <w:bCs/>
            <w:noProof/>
            <w:webHidden/>
          </w:rPr>
          <w:t>6</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78" w:history="1">
        <w:r w:rsidR="009329C2" w:rsidRPr="009329C2">
          <w:rPr>
            <w:rStyle w:val="Hyperlink"/>
            <w:b/>
            <w:bCs/>
            <w:noProof/>
          </w:rPr>
          <w:t>Figure 3 : Simulate Control Panel Use Case</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_Toc371457178 \h </w:instrText>
        </w:r>
        <w:r w:rsidR="009329C2" w:rsidRPr="009329C2">
          <w:rPr>
            <w:b/>
            <w:bCs/>
            <w:noProof/>
            <w:webHidden/>
          </w:rPr>
        </w:r>
        <w:r w:rsidR="009329C2" w:rsidRPr="009329C2">
          <w:rPr>
            <w:b/>
            <w:bCs/>
            <w:noProof/>
            <w:webHidden/>
          </w:rPr>
          <w:fldChar w:fldCharType="separate"/>
        </w:r>
        <w:r w:rsidR="009329C2" w:rsidRPr="009329C2">
          <w:rPr>
            <w:b/>
            <w:bCs/>
            <w:noProof/>
            <w:webHidden/>
          </w:rPr>
          <w:t>7</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79" w:history="1">
        <w:r w:rsidR="009329C2" w:rsidRPr="009329C2">
          <w:rPr>
            <w:rStyle w:val="Hyperlink"/>
            <w:b/>
            <w:bCs/>
            <w:noProof/>
          </w:rPr>
          <w:t>Figure 4 : Buy Drinks Use Case</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_Toc371457179 \h </w:instrText>
        </w:r>
        <w:r w:rsidR="009329C2" w:rsidRPr="009329C2">
          <w:rPr>
            <w:b/>
            <w:bCs/>
            <w:noProof/>
            <w:webHidden/>
          </w:rPr>
        </w:r>
        <w:r w:rsidR="009329C2" w:rsidRPr="009329C2">
          <w:rPr>
            <w:b/>
            <w:bCs/>
            <w:noProof/>
            <w:webHidden/>
          </w:rPr>
          <w:fldChar w:fldCharType="separate"/>
        </w:r>
        <w:r w:rsidR="009329C2" w:rsidRPr="009329C2">
          <w:rPr>
            <w:b/>
            <w:bCs/>
            <w:noProof/>
            <w:webHidden/>
          </w:rPr>
          <w:t>10</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80" w:history="1">
        <w:r w:rsidR="009329C2" w:rsidRPr="009329C2">
          <w:rPr>
            <w:rStyle w:val="Hyperlink"/>
            <w:b/>
            <w:bCs/>
            <w:noProof/>
          </w:rPr>
          <w:t>Figure 5 : Login Use Case</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_Toc371457180 \h </w:instrText>
        </w:r>
        <w:r w:rsidR="009329C2" w:rsidRPr="009329C2">
          <w:rPr>
            <w:b/>
            <w:bCs/>
            <w:noProof/>
            <w:webHidden/>
          </w:rPr>
        </w:r>
        <w:r w:rsidR="009329C2" w:rsidRPr="009329C2">
          <w:rPr>
            <w:b/>
            <w:bCs/>
            <w:noProof/>
            <w:webHidden/>
          </w:rPr>
          <w:fldChar w:fldCharType="separate"/>
        </w:r>
        <w:r w:rsidR="009329C2" w:rsidRPr="009329C2">
          <w:rPr>
            <w:b/>
            <w:bCs/>
            <w:noProof/>
            <w:webHidden/>
          </w:rPr>
          <w:t>14</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81" w:history="1">
        <w:r w:rsidR="009329C2" w:rsidRPr="009329C2">
          <w:rPr>
            <w:rStyle w:val="Hyperlink"/>
            <w:b/>
            <w:bCs/>
            <w:noProof/>
          </w:rPr>
          <w:t>Figure 6 : Maintain Vending Machine Use Case</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_Toc371457181 \h </w:instrText>
        </w:r>
        <w:r w:rsidR="009329C2" w:rsidRPr="009329C2">
          <w:rPr>
            <w:b/>
            <w:bCs/>
            <w:noProof/>
            <w:webHidden/>
          </w:rPr>
        </w:r>
        <w:r w:rsidR="009329C2" w:rsidRPr="009329C2">
          <w:rPr>
            <w:b/>
            <w:bCs/>
            <w:noProof/>
            <w:webHidden/>
          </w:rPr>
          <w:fldChar w:fldCharType="separate"/>
        </w:r>
        <w:r w:rsidR="009329C2" w:rsidRPr="009329C2">
          <w:rPr>
            <w:b/>
            <w:bCs/>
            <w:noProof/>
            <w:webHidden/>
          </w:rPr>
          <w:t>16</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82" w:history="1">
        <w:r w:rsidR="009329C2" w:rsidRPr="009329C2">
          <w:rPr>
            <w:rStyle w:val="Hyperlink"/>
            <w:b/>
            <w:bCs/>
            <w:noProof/>
          </w:rPr>
          <w:t>Figure 7 : VMCS Class Diagram</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_Toc371457182 \h </w:instrText>
        </w:r>
        <w:r w:rsidR="009329C2" w:rsidRPr="009329C2">
          <w:rPr>
            <w:b/>
            <w:bCs/>
            <w:noProof/>
            <w:webHidden/>
          </w:rPr>
        </w:r>
        <w:r w:rsidR="009329C2" w:rsidRPr="009329C2">
          <w:rPr>
            <w:b/>
            <w:bCs/>
            <w:noProof/>
            <w:webHidden/>
          </w:rPr>
          <w:fldChar w:fldCharType="separate"/>
        </w:r>
        <w:r w:rsidR="009329C2" w:rsidRPr="009329C2">
          <w:rPr>
            <w:b/>
            <w:bCs/>
            <w:noProof/>
            <w:webHidden/>
          </w:rPr>
          <w:t>20</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83" w:history="1">
        <w:r w:rsidR="009329C2" w:rsidRPr="009329C2">
          <w:rPr>
            <w:rStyle w:val="Hyperlink"/>
            <w:b/>
            <w:bCs/>
            <w:noProof/>
          </w:rPr>
          <w:t>Figure 8: Buy Drinks Sequence Diagram</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_Toc371457183 \h </w:instrText>
        </w:r>
        <w:r w:rsidR="009329C2" w:rsidRPr="009329C2">
          <w:rPr>
            <w:b/>
            <w:bCs/>
            <w:noProof/>
            <w:webHidden/>
          </w:rPr>
        </w:r>
        <w:r w:rsidR="009329C2" w:rsidRPr="009329C2">
          <w:rPr>
            <w:b/>
            <w:bCs/>
            <w:noProof/>
            <w:webHidden/>
          </w:rPr>
          <w:fldChar w:fldCharType="separate"/>
        </w:r>
        <w:r w:rsidR="009329C2" w:rsidRPr="009329C2">
          <w:rPr>
            <w:b/>
            <w:bCs/>
            <w:noProof/>
            <w:webHidden/>
          </w:rPr>
          <w:t>30</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84" w:history="1">
        <w:r w:rsidR="009329C2" w:rsidRPr="009329C2">
          <w:rPr>
            <w:rStyle w:val="Hyperlink"/>
            <w:b/>
            <w:bCs/>
            <w:noProof/>
          </w:rPr>
          <w:t>Figure 9: Login Sequence Diagram</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_Toc371457184 \h </w:instrText>
        </w:r>
        <w:r w:rsidR="009329C2" w:rsidRPr="009329C2">
          <w:rPr>
            <w:b/>
            <w:bCs/>
            <w:noProof/>
            <w:webHidden/>
          </w:rPr>
        </w:r>
        <w:r w:rsidR="009329C2" w:rsidRPr="009329C2">
          <w:rPr>
            <w:b/>
            <w:bCs/>
            <w:noProof/>
            <w:webHidden/>
          </w:rPr>
          <w:fldChar w:fldCharType="separate"/>
        </w:r>
        <w:r w:rsidR="009329C2" w:rsidRPr="009329C2">
          <w:rPr>
            <w:b/>
            <w:bCs/>
            <w:noProof/>
            <w:webHidden/>
          </w:rPr>
          <w:t>31</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85" w:history="1">
        <w:r w:rsidR="009329C2" w:rsidRPr="009329C2">
          <w:rPr>
            <w:rStyle w:val="Hyperlink"/>
            <w:b/>
            <w:bCs/>
            <w:noProof/>
          </w:rPr>
          <w:t>Figure 10: Maintain Vending Machine Sequence Diagram</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_Toc371457185 \h </w:instrText>
        </w:r>
        <w:r w:rsidR="009329C2" w:rsidRPr="009329C2">
          <w:rPr>
            <w:b/>
            <w:bCs/>
            <w:noProof/>
            <w:webHidden/>
          </w:rPr>
        </w:r>
        <w:r w:rsidR="009329C2" w:rsidRPr="009329C2">
          <w:rPr>
            <w:b/>
            <w:bCs/>
            <w:noProof/>
            <w:webHidden/>
          </w:rPr>
          <w:fldChar w:fldCharType="separate"/>
        </w:r>
        <w:r w:rsidR="009329C2" w:rsidRPr="009329C2">
          <w:rPr>
            <w:b/>
            <w:bCs/>
            <w:noProof/>
            <w:webHidden/>
          </w:rPr>
          <w:t>31</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86" w:history="1">
        <w:r w:rsidR="009329C2" w:rsidRPr="009329C2">
          <w:rPr>
            <w:rStyle w:val="Hyperlink"/>
            <w:b/>
            <w:bCs/>
            <w:noProof/>
          </w:rPr>
          <w:t>Figure 11: Simulate Control Panel Sequence Diagram</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_Toc371457186 \h </w:instrText>
        </w:r>
        <w:r w:rsidR="009329C2" w:rsidRPr="009329C2">
          <w:rPr>
            <w:b/>
            <w:bCs/>
            <w:noProof/>
            <w:webHidden/>
          </w:rPr>
        </w:r>
        <w:r w:rsidR="009329C2" w:rsidRPr="009329C2">
          <w:rPr>
            <w:b/>
            <w:bCs/>
            <w:noProof/>
            <w:webHidden/>
          </w:rPr>
          <w:fldChar w:fldCharType="separate"/>
        </w:r>
        <w:r w:rsidR="009329C2" w:rsidRPr="009329C2">
          <w:rPr>
            <w:b/>
            <w:bCs/>
            <w:noProof/>
            <w:webHidden/>
          </w:rPr>
          <w:t>32</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87" w:history="1">
        <w:r w:rsidR="009329C2" w:rsidRPr="009329C2">
          <w:rPr>
            <w:rStyle w:val="Hyperlink"/>
            <w:b/>
            <w:bCs/>
            <w:noProof/>
          </w:rPr>
          <w:t>Figure 12: Buy drinks Activity Diagram</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_Toc371457187 \h </w:instrText>
        </w:r>
        <w:r w:rsidR="009329C2" w:rsidRPr="009329C2">
          <w:rPr>
            <w:b/>
            <w:bCs/>
            <w:noProof/>
            <w:webHidden/>
          </w:rPr>
        </w:r>
        <w:r w:rsidR="009329C2" w:rsidRPr="009329C2">
          <w:rPr>
            <w:b/>
            <w:bCs/>
            <w:noProof/>
            <w:webHidden/>
          </w:rPr>
          <w:fldChar w:fldCharType="separate"/>
        </w:r>
        <w:r w:rsidR="009329C2" w:rsidRPr="009329C2">
          <w:rPr>
            <w:b/>
            <w:bCs/>
            <w:noProof/>
            <w:webHidden/>
          </w:rPr>
          <w:t>33</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88" w:history="1">
        <w:r w:rsidR="009329C2" w:rsidRPr="009329C2">
          <w:rPr>
            <w:rStyle w:val="Hyperlink"/>
            <w:b/>
            <w:bCs/>
            <w:noProof/>
          </w:rPr>
          <w:t>Figure 13: Login Activity Diagram</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_Toc371457188 \h </w:instrText>
        </w:r>
        <w:r w:rsidR="009329C2" w:rsidRPr="009329C2">
          <w:rPr>
            <w:b/>
            <w:bCs/>
            <w:noProof/>
            <w:webHidden/>
          </w:rPr>
        </w:r>
        <w:r w:rsidR="009329C2" w:rsidRPr="009329C2">
          <w:rPr>
            <w:b/>
            <w:bCs/>
            <w:noProof/>
            <w:webHidden/>
          </w:rPr>
          <w:fldChar w:fldCharType="separate"/>
        </w:r>
        <w:r w:rsidR="009329C2" w:rsidRPr="009329C2">
          <w:rPr>
            <w:b/>
            <w:bCs/>
            <w:noProof/>
            <w:webHidden/>
          </w:rPr>
          <w:t>34</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89" w:history="1">
        <w:r w:rsidR="009329C2" w:rsidRPr="009329C2">
          <w:rPr>
            <w:rStyle w:val="Hyperlink"/>
            <w:b/>
            <w:bCs/>
            <w:noProof/>
          </w:rPr>
          <w:t>Figure 14:</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_Toc371457189 \h </w:instrText>
        </w:r>
        <w:r w:rsidR="009329C2" w:rsidRPr="009329C2">
          <w:rPr>
            <w:b/>
            <w:bCs/>
            <w:noProof/>
            <w:webHidden/>
          </w:rPr>
        </w:r>
        <w:r w:rsidR="009329C2" w:rsidRPr="009329C2">
          <w:rPr>
            <w:b/>
            <w:bCs/>
            <w:noProof/>
            <w:webHidden/>
          </w:rPr>
          <w:fldChar w:fldCharType="separate"/>
        </w:r>
        <w:r w:rsidR="009329C2" w:rsidRPr="009329C2">
          <w:rPr>
            <w:b/>
            <w:bCs/>
            <w:noProof/>
            <w:webHidden/>
          </w:rPr>
          <w:t>34</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90" w:history="1">
        <w:r w:rsidR="009329C2" w:rsidRPr="009329C2">
          <w:rPr>
            <w:rStyle w:val="Hyperlink"/>
            <w:b/>
            <w:bCs/>
            <w:noProof/>
          </w:rPr>
          <w:t>Figure 14:</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_Toc371457190 \h </w:instrText>
        </w:r>
        <w:r w:rsidR="009329C2" w:rsidRPr="009329C2">
          <w:rPr>
            <w:b/>
            <w:bCs/>
            <w:noProof/>
            <w:webHidden/>
          </w:rPr>
        </w:r>
        <w:r w:rsidR="009329C2" w:rsidRPr="009329C2">
          <w:rPr>
            <w:b/>
            <w:bCs/>
            <w:noProof/>
            <w:webHidden/>
          </w:rPr>
          <w:fldChar w:fldCharType="separate"/>
        </w:r>
        <w:r w:rsidR="009329C2" w:rsidRPr="009329C2">
          <w:rPr>
            <w:b/>
            <w:bCs/>
            <w:noProof/>
            <w:webHidden/>
          </w:rPr>
          <w:t>34</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91" w:history="1">
        <w:r w:rsidR="009329C2" w:rsidRPr="009329C2">
          <w:rPr>
            <w:rStyle w:val="Hyperlink"/>
            <w:b/>
            <w:bCs/>
            <w:noProof/>
          </w:rPr>
          <w:t>Figure 14:</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_Toc371457191 \h </w:instrText>
        </w:r>
        <w:r w:rsidR="009329C2" w:rsidRPr="009329C2">
          <w:rPr>
            <w:b/>
            <w:bCs/>
            <w:noProof/>
            <w:webHidden/>
          </w:rPr>
        </w:r>
        <w:r w:rsidR="009329C2" w:rsidRPr="009329C2">
          <w:rPr>
            <w:b/>
            <w:bCs/>
            <w:noProof/>
            <w:webHidden/>
          </w:rPr>
          <w:fldChar w:fldCharType="separate"/>
        </w:r>
        <w:r w:rsidR="009329C2" w:rsidRPr="009329C2">
          <w:rPr>
            <w:b/>
            <w:bCs/>
            <w:noProof/>
            <w:webHidden/>
          </w:rPr>
          <w:t>34</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92" w:history="1">
        <w:r w:rsidR="009329C2" w:rsidRPr="009329C2">
          <w:rPr>
            <w:rStyle w:val="Hyperlink"/>
            <w:b/>
            <w:bCs/>
            <w:noProof/>
          </w:rPr>
          <w:t>Figure 14:</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_Toc371457192 \h </w:instrText>
        </w:r>
        <w:r w:rsidR="009329C2" w:rsidRPr="009329C2">
          <w:rPr>
            <w:b/>
            <w:bCs/>
            <w:noProof/>
            <w:webHidden/>
          </w:rPr>
        </w:r>
        <w:r w:rsidR="009329C2" w:rsidRPr="009329C2">
          <w:rPr>
            <w:b/>
            <w:bCs/>
            <w:noProof/>
            <w:webHidden/>
          </w:rPr>
          <w:fldChar w:fldCharType="separate"/>
        </w:r>
        <w:r w:rsidR="009329C2" w:rsidRPr="009329C2">
          <w:rPr>
            <w:b/>
            <w:bCs/>
            <w:noProof/>
            <w:webHidden/>
          </w:rPr>
          <w:t>34</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93" w:history="1">
        <w:r w:rsidR="009329C2" w:rsidRPr="009329C2">
          <w:rPr>
            <w:rStyle w:val="Hyperlink"/>
            <w:b/>
            <w:bCs/>
            <w:noProof/>
          </w:rPr>
          <w:t>Figure 14:</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_Toc371457193 \h </w:instrText>
        </w:r>
        <w:r w:rsidR="009329C2" w:rsidRPr="009329C2">
          <w:rPr>
            <w:b/>
            <w:bCs/>
            <w:noProof/>
            <w:webHidden/>
          </w:rPr>
        </w:r>
        <w:r w:rsidR="009329C2" w:rsidRPr="009329C2">
          <w:rPr>
            <w:b/>
            <w:bCs/>
            <w:noProof/>
            <w:webHidden/>
          </w:rPr>
          <w:fldChar w:fldCharType="separate"/>
        </w:r>
        <w:r w:rsidR="009329C2" w:rsidRPr="009329C2">
          <w:rPr>
            <w:b/>
            <w:bCs/>
            <w:noProof/>
            <w:webHidden/>
          </w:rPr>
          <w:t>35</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94" w:history="1">
        <w:r w:rsidR="009329C2" w:rsidRPr="009329C2">
          <w:rPr>
            <w:rStyle w:val="Hyperlink"/>
            <w:b/>
            <w:bCs/>
            <w:noProof/>
          </w:rPr>
          <w:t>Figure 14:</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_Toc371457194 \h </w:instrText>
        </w:r>
        <w:r w:rsidR="009329C2" w:rsidRPr="009329C2">
          <w:rPr>
            <w:b/>
            <w:bCs/>
            <w:noProof/>
            <w:webHidden/>
          </w:rPr>
        </w:r>
        <w:r w:rsidR="009329C2" w:rsidRPr="009329C2">
          <w:rPr>
            <w:b/>
            <w:bCs/>
            <w:noProof/>
            <w:webHidden/>
          </w:rPr>
          <w:fldChar w:fldCharType="separate"/>
        </w:r>
        <w:r w:rsidR="009329C2" w:rsidRPr="009329C2">
          <w:rPr>
            <w:b/>
            <w:bCs/>
            <w:noProof/>
            <w:webHidden/>
          </w:rPr>
          <w:t>35</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95" w:history="1">
        <w:r w:rsidR="009329C2" w:rsidRPr="009329C2">
          <w:rPr>
            <w:rStyle w:val="Hyperlink"/>
            <w:b/>
            <w:bCs/>
            <w:noProof/>
          </w:rPr>
          <w:t>Figure 14:</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_Toc371457195 \h </w:instrText>
        </w:r>
        <w:r w:rsidR="009329C2" w:rsidRPr="009329C2">
          <w:rPr>
            <w:b/>
            <w:bCs/>
            <w:noProof/>
            <w:webHidden/>
          </w:rPr>
        </w:r>
        <w:r w:rsidR="009329C2" w:rsidRPr="009329C2">
          <w:rPr>
            <w:b/>
            <w:bCs/>
            <w:noProof/>
            <w:webHidden/>
          </w:rPr>
          <w:fldChar w:fldCharType="separate"/>
        </w:r>
        <w:r w:rsidR="009329C2" w:rsidRPr="009329C2">
          <w:rPr>
            <w:b/>
            <w:bCs/>
            <w:noProof/>
            <w:webHidden/>
          </w:rPr>
          <w:t>35</w:t>
        </w:r>
        <w:r w:rsidR="009329C2" w:rsidRPr="009329C2">
          <w:rPr>
            <w:b/>
            <w:bCs/>
            <w:noProof/>
            <w:webHidden/>
          </w:rPr>
          <w:fldChar w:fldCharType="end"/>
        </w:r>
      </w:hyperlink>
    </w:p>
    <w:p w:rsidR="009329C2" w:rsidRPr="009329C2" w:rsidRDefault="00BC0393">
      <w:pPr>
        <w:pStyle w:val="TableofFigures"/>
        <w:tabs>
          <w:tab w:val="right" w:leader="dot" w:pos="8630"/>
        </w:tabs>
        <w:rPr>
          <w:rFonts w:asciiTheme="minorHAnsi" w:eastAsiaTheme="minorEastAsia" w:hAnsiTheme="minorHAnsi" w:cstheme="minorBidi"/>
          <w:b/>
          <w:bCs/>
          <w:noProof/>
          <w:sz w:val="22"/>
          <w:szCs w:val="22"/>
        </w:rPr>
      </w:pPr>
      <w:hyperlink w:anchor="_Toc371457196" w:history="1">
        <w:r w:rsidR="009329C2" w:rsidRPr="009329C2">
          <w:rPr>
            <w:rStyle w:val="Hyperlink"/>
            <w:b/>
            <w:bCs/>
            <w:noProof/>
          </w:rPr>
          <w:t>Figure 14:</w:t>
        </w:r>
        <w:r w:rsidR="009329C2" w:rsidRPr="009329C2">
          <w:rPr>
            <w:b/>
            <w:bCs/>
            <w:noProof/>
            <w:webHidden/>
          </w:rPr>
          <w:tab/>
        </w:r>
        <w:r w:rsidR="009329C2" w:rsidRPr="009329C2">
          <w:rPr>
            <w:b/>
            <w:bCs/>
            <w:noProof/>
            <w:webHidden/>
          </w:rPr>
          <w:fldChar w:fldCharType="begin"/>
        </w:r>
        <w:r w:rsidR="009329C2" w:rsidRPr="009329C2">
          <w:rPr>
            <w:b/>
            <w:bCs/>
            <w:noProof/>
            <w:webHidden/>
          </w:rPr>
          <w:instrText xml:space="preserve"> PAGEREF _Toc371457196 \h </w:instrText>
        </w:r>
        <w:r w:rsidR="009329C2" w:rsidRPr="009329C2">
          <w:rPr>
            <w:b/>
            <w:bCs/>
            <w:noProof/>
            <w:webHidden/>
          </w:rPr>
        </w:r>
        <w:r w:rsidR="009329C2" w:rsidRPr="009329C2">
          <w:rPr>
            <w:b/>
            <w:bCs/>
            <w:noProof/>
            <w:webHidden/>
          </w:rPr>
          <w:fldChar w:fldCharType="separate"/>
        </w:r>
        <w:r w:rsidR="009329C2" w:rsidRPr="009329C2">
          <w:rPr>
            <w:b/>
            <w:bCs/>
            <w:noProof/>
            <w:webHidden/>
          </w:rPr>
          <w:t>35</w:t>
        </w:r>
        <w:r w:rsidR="009329C2" w:rsidRPr="009329C2">
          <w:rPr>
            <w:b/>
            <w:bCs/>
            <w:noProof/>
            <w:webHidden/>
          </w:rPr>
          <w:fldChar w:fldCharType="end"/>
        </w:r>
      </w:hyperlink>
    </w:p>
    <w:p w:rsidR="00387A56" w:rsidRDefault="00387A56">
      <w:r w:rsidRPr="009329C2">
        <w:rPr>
          <w:b/>
          <w:bCs/>
        </w:rPr>
        <w:fldChar w:fldCharType="end"/>
      </w:r>
    </w:p>
    <w:p w:rsidR="00387A56" w:rsidRDefault="00387A56">
      <w:pPr>
        <w:pStyle w:val="CoverText"/>
      </w:pPr>
      <w:commentRangeStart w:id="11"/>
      <w:r>
        <w:br w:type="page"/>
        <w:t>LIST OF TABLE</w:t>
      </w:r>
      <w:commentRangeEnd w:id="11"/>
      <w:r w:rsidR="00047E71">
        <w:rPr>
          <w:rStyle w:val="CommentReference"/>
          <w:b w:val="0"/>
        </w:rPr>
        <w:commentReference w:id="11"/>
      </w:r>
    </w:p>
    <w:p w:rsidR="009329C2" w:rsidRPr="00820098" w:rsidRDefault="00387A56">
      <w:pPr>
        <w:pStyle w:val="TableofFigures"/>
        <w:tabs>
          <w:tab w:val="right" w:leader="dot" w:pos="8630"/>
        </w:tabs>
        <w:rPr>
          <w:rFonts w:asciiTheme="minorHAnsi" w:eastAsiaTheme="minorEastAsia" w:hAnsiTheme="minorHAnsi" w:cstheme="minorBidi"/>
          <w:b/>
          <w:bCs/>
          <w:noProof/>
          <w:sz w:val="22"/>
          <w:szCs w:val="22"/>
        </w:rPr>
      </w:pPr>
      <w:r w:rsidRPr="00820098">
        <w:rPr>
          <w:b/>
          <w:bCs/>
        </w:rPr>
        <w:fldChar w:fldCharType="begin"/>
      </w:r>
      <w:r w:rsidRPr="00820098">
        <w:rPr>
          <w:b/>
          <w:bCs/>
        </w:rPr>
        <w:instrText xml:space="preserve"> TOC \h \z \c "Table" </w:instrText>
      </w:r>
      <w:r w:rsidRPr="00820098">
        <w:rPr>
          <w:b/>
          <w:bCs/>
        </w:rPr>
        <w:fldChar w:fldCharType="separate"/>
      </w:r>
      <w:hyperlink w:anchor="_Toc371457197" w:history="1">
        <w:r w:rsidR="009329C2" w:rsidRPr="00820098">
          <w:rPr>
            <w:rStyle w:val="Hyperlink"/>
            <w:b/>
            <w:bCs/>
            <w:noProof/>
          </w:rPr>
          <w:t>Table 1 : Traceability Requirements Matrix</w:t>
        </w:r>
        <w:r w:rsidR="009329C2" w:rsidRPr="00820098">
          <w:rPr>
            <w:b/>
            <w:bCs/>
            <w:noProof/>
            <w:webHidden/>
          </w:rPr>
          <w:tab/>
        </w:r>
        <w:r w:rsidR="009329C2" w:rsidRPr="00820098">
          <w:rPr>
            <w:b/>
            <w:bCs/>
            <w:noProof/>
            <w:webHidden/>
          </w:rPr>
          <w:fldChar w:fldCharType="begin"/>
        </w:r>
        <w:r w:rsidR="009329C2" w:rsidRPr="00820098">
          <w:rPr>
            <w:b/>
            <w:bCs/>
            <w:noProof/>
            <w:webHidden/>
          </w:rPr>
          <w:instrText xml:space="preserve"> PAGEREF _Toc371457197 \h </w:instrText>
        </w:r>
        <w:r w:rsidR="009329C2" w:rsidRPr="00820098">
          <w:rPr>
            <w:b/>
            <w:bCs/>
            <w:noProof/>
            <w:webHidden/>
          </w:rPr>
        </w:r>
        <w:r w:rsidR="009329C2" w:rsidRPr="00820098">
          <w:rPr>
            <w:b/>
            <w:bCs/>
            <w:noProof/>
            <w:webHidden/>
          </w:rPr>
          <w:fldChar w:fldCharType="separate"/>
        </w:r>
        <w:r w:rsidR="009329C2" w:rsidRPr="00820098">
          <w:rPr>
            <w:b/>
            <w:bCs/>
            <w:noProof/>
            <w:webHidden/>
          </w:rPr>
          <w:t>26</w:t>
        </w:r>
        <w:r w:rsidR="009329C2" w:rsidRPr="00820098">
          <w:rPr>
            <w:b/>
            <w:bCs/>
            <w:noProof/>
            <w:webHidden/>
          </w:rPr>
          <w:fldChar w:fldCharType="end"/>
        </w:r>
      </w:hyperlink>
    </w:p>
    <w:p w:rsidR="00387A56" w:rsidRDefault="00387A56" w:rsidP="00963D1E">
      <w:pPr>
        <w:rPr>
          <w:b/>
          <w:bCs/>
        </w:rPr>
      </w:pPr>
      <w:r w:rsidRPr="00820098">
        <w:rPr>
          <w:b/>
          <w:bCs/>
        </w:rPr>
        <w:fldChar w:fldCharType="end"/>
      </w:r>
    </w:p>
    <w:p w:rsidR="00387A56" w:rsidRDefault="00387A56" w:rsidP="00963D1E">
      <w:pPr>
        <w:rPr>
          <w:b/>
          <w:bCs/>
        </w:rPr>
      </w:pPr>
    </w:p>
    <w:p w:rsidR="00387A56" w:rsidRDefault="00387A56" w:rsidP="00963D1E">
      <w:pPr>
        <w:rPr>
          <w:b/>
          <w:bCs/>
        </w:rPr>
        <w:sectPr w:rsidR="00387A56">
          <w:headerReference w:type="default" r:id="rId16"/>
          <w:footerReference w:type="default" r:id="rId17"/>
          <w:pgSz w:w="12240" w:h="15840"/>
          <w:pgMar w:top="1440" w:right="1800" w:bottom="2016" w:left="1800" w:header="720" w:footer="720" w:gutter="0"/>
          <w:pgNumType w:fmt="lowerRoman" w:start="1"/>
          <w:cols w:space="720"/>
        </w:sectPr>
      </w:pPr>
    </w:p>
    <w:p w:rsidR="00387A56" w:rsidRDefault="00387A56" w:rsidP="00D70F20">
      <w:pPr>
        <w:pStyle w:val="Heading1"/>
      </w:pPr>
      <w:bookmarkStart w:id="12" w:name="_Toc479068414"/>
      <w:bookmarkStart w:id="13" w:name="_Toc370719497"/>
      <w:bookmarkStart w:id="14" w:name="_Toc371457142"/>
      <w:r>
        <w:t>SCOPE</w:t>
      </w:r>
      <w:bookmarkEnd w:id="12"/>
      <w:bookmarkEnd w:id="13"/>
      <w:bookmarkEnd w:id="14"/>
    </w:p>
    <w:p w:rsidR="00C52D29" w:rsidRPr="00A62423" w:rsidRDefault="00C52D29">
      <w:pPr>
        <w:rPr>
          <w:color w:val="1F4E79"/>
        </w:rPr>
      </w:pPr>
    </w:p>
    <w:p w:rsidR="00387A56" w:rsidRPr="006C0FFF" w:rsidRDefault="007F24E6" w:rsidP="005106AB">
      <w:pPr>
        <w:ind w:left="450" w:hanging="18"/>
        <w:jc w:val="both"/>
      </w:pPr>
      <w:r w:rsidRPr="006C0FFF">
        <w:t xml:space="preserve">The function of this system will be control of operation of the </w:t>
      </w:r>
      <w:r w:rsidR="005106AB" w:rsidRPr="006C0FFF">
        <w:t>v</w:t>
      </w:r>
      <w:r w:rsidRPr="006C0FFF">
        <w:t xml:space="preserve">ending </w:t>
      </w:r>
      <w:r w:rsidR="005106AB" w:rsidRPr="006C0FFF">
        <w:t xml:space="preserve">machine. </w:t>
      </w:r>
      <w:r w:rsidRPr="006C0FFF">
        <w:t>It will control interaction with customers and display information to and carry out the instructions of the maintainer</w:t>
      </w:r>
      <w:r w:rsidR="005106AB" w:rsidRPr="006C0FFF">
        <w:t>.</w:t>
      </w:r>
    </w:p>
    <w:p w:rsidR="00387A56" w:rsidRDefault="00387A56" w:rsidP="006516C3">
      <w:pPr>
        <w:pStyle w:val="Heading2"/>
      </w:pPr>
      <w:bookmarkStart w:id="15" w:name="_Toc479068415"/>
      <w:bookmarkStart w:id="16" w:name="_Toc370719498"/>
      <w:bookmarkStart w:id="17" w:name="_Toc371457143"/>
      <w:bookmarkEnd w:id="8"/>
      <w:bookmarkEnd w:id="9"/>
      <w:r>
        <w:t>Identification</w:t>
      </w:r>
      <w:bookmarkEnd w:id="15"/>
      <w:bookmarkEnd w:id="16"/>
      <w:bookmarkEnd w:id="17"/>
    </w:p>
    <w:p w:rsidR="00387A56" w:rsidRDefault="00387A56">
      <w:pPr>
        <w:pStyle w:val="BodyText"/>
        <w:rPr>
          <w:rFonts w:cs="Arial"/>
          <w:sz w:val="20"/>
        </w:rPr>
      </w:pPr>
    </w:p>
    <w:p w:rsidR="007F24E6" w:rsidRPr="006C0FFF" w:rsidRDefault="007F24E6" w:rsidP="007F24E6">
      <w:pPr>
        <w:pStyle w:val="Default"/>
        <w:ind w:firstLine="576"/>
        <w:rPr>
          <w:color w:val="auto"/>
          <w:sz w:val="20"/>
          <w:szCs w:val="20"/>
        </w:rPr>
      </w:pPr>
      <w:r w:rsidRPr="006C0FFF">
        <w:rPr>
          <w:color w:val="auto"/>
          <w:sz w:val="20"/>
          <w:szCs w:val="20"/>
        </w:rPr>
        <w:t xml:space="preserve">System Number </w:t>
      </w:r>
      <w:r w:rsidRPr="006C0FFF">
        <w:rPr>
          <w:color w:val="auto"/>
          <w:sz w:val="20"/>
          <w:szCs w:val="20"/>
        </w:rPr>
        <w:tab/>
      </w:r>
      <w:r w:rsidRPr="006C0FFF">
        <w:rPr>
          <w:color w:val="auto"/>
          <w:sz w:val="20"/>
          <w:szCs w:val="20"/>
        </w:rPr>
        <w:tab/>
        <w:t xml:space="preserve">: </w:t>
      </w:r>
    </w:p>
    <w:p w:rsidR="007F24E6" w:rsidRPr="006C0FFF" w:rsidRDefault="007F24E6" w:rsidP="007F24E6">
      <w:pPr>
        <w:pStyle w:val="Default"/>
        <w:ind w:firstLine="576"/>
        <w:rPr>
          <w:color w:val="auto"/>
          <w:sz w:val="20"/>
          <w:szCs w:val="20"/>
        </w:rPr>
      </w:pPr>
      <w:r w:rsidRPr="006C0FFF">
        <w:rPr>
          <w:color w:val="auto"/>
          <w:sz w:val="20"/>
          <w:szCs w:val="20"/>
        </w:rPr>
        <w:t xml:space="preserve">System Name </w:t>
      </w:r>
      <w:r w:rsidRPr="006C0FFF">
        <w:rPr>
          <w:color w:val="auto"/>
          <w:sz w:val="20"/>
          <w:szCs w:val="20"/>
        </w:rPr>
        <w:tab/>
      </w:r>
      <w:r w:rsidRPr="006C0FFF">
        <w:rPr>
          <w:color w:val="auto"/>
          <w:sz w:val="20"/>
          <w:szCs w:val="20"/>
        </w:rPr>
        <w:tab/>
      </w:r>
      <w:r w:rsidRPr="006C0FFF">
        <w:rPr>
          <w:color w:val="auto"/>
          <w:sz w:val="20"/>
          <w:szCs w:val="20"/>
        </w:rPr>
        <w:tab/>
        <w:t>: Vending Machine Control System</w:t>
      </w:r>
    </w:p>
    <w:p w:rsidR="007F24E6" w:rsidRPr="006C0FFF" w:rsidRDefault="007F24E6" w:rsidP="007F24E6">
      <w:pPr>
        <w:pStyle w:val="Default"/>
        <w:ind w:firstLine="576"/>
        <w:rPr>
          <w:color w:val="auto"/>
          <w:sz w:val="20"/>
          <w:szCs w:val="20"/>
        </w:rPr>
      </w:pPr>
      <w:r w:rsidRPr="006C0FFF">
        <w:rPr>
          <w:color w:val="auto"/>
          <w:sz w:val="20"/>
          <w:szCs w:val="20"/>
        </w:rPr>
        <w:t xml:space="preserve">CSCI Identification Number </w:t>
      </w:r>
      <w:r w:rsidRPr="006C0FFF">
        <w:rPr>
          <w:color w:val="auto"/>
          <w:sz w:val="20"/>
          <w:szCs w:val="20"/>
        </w:rPr>
        <w:tab/>
        <w:t xml:space="preserve">: </w:t>
      </w:r>
    </w:p>
    <w:p w:rsidR="007F24E6" w:rsidRPr="006C0FFF" w:rsidRDefault="007F24E6" w:rsidP="007F24E6">
      <w:pPr>
        <w:pStyle w:val="Default"/>
        <w:ind w:firstLine="576"/>
        <w:rPr>
          <w:color w:val="auto"/>
          <w:sz w:val="20"/>
          <w:szCs w:val="20"/>
        </w:rPr>
      </w:pPr>
      <w:r w:rsidRPr="006C0FFF">
        <w:rPr>
          <w:color w:val="auto"/>
          <w:sz w:val="20"/>
          <w:szCs w:val="20"/>
        </w:rPr>
        <w:t xml:space="preserve">CSCI Title </w:t>
      </w:r>
      <w:r w:rsidRPr="006C0FFF">
        <w:rPr>
          <w:color w:val="auto"/>
          <w:sz w:val="20"/>
          <w:szCs w:val="20"/>
        </w:rPr>
        <w:tab/>
      </w:r>
      <w:r w:rsidRPr="006C0FFF">
        <w:rPr>
          <w:color w:val="auto"/>
          <w:sz w:val="20"/>
          <w:szCs w:val="20"/>
        </w:rPr>
        <w:tab/>
      </w:r>
      <w:r w:rsidRPr="006C0FFF">
        <w:rPr>
          <w:color w:val="auto"/>
          <w:sz w:val="20"/>
          <w:szCs w:val="20"/>
        </w:rPr>
        <w:tab/>
        <w:t>: Vending Machine Control System</w:t>
      </w:r>
    </w:p>
    <w:p w:rsidR="007F24E6" w:rsidRPr="006C0FFF" w:rsidRDefault="007F24E6" w:rsidP="007F24E6">
      <w:pPr>
        <w:pStyle w:val="Default"/>
        <w:ind w:firstLine="576"/>
        <w:rPr>
          <w:color w:val="auto"/>
          <w:sz w:val="20"/>
          <w:szCs w:val="20"/>
        </w:rPr>
      </w:pPr>
      <w:r w:rsidRPr="006C0FFF">
        <w:rPr>
          <w:color w:val="auto"/>
          <w:sz w:val="20"/>
          <w:szCs w:val="20"/>
        </w:rPr>
        <w:t xml:space="preserve">CSCI Abbreviation </w:t>
      </w:r>
      <w:r w:rsidRPr="006C0FFF">
        <w:rPr>
          <w:color w:val="auto"/>
          <w:sz w:val="20"/>
          <w:szCs w:val="20"/>
        </w:rPr>
        <w:tab/>
      </w:r>
      <w:r w:rsidRPr="006C0FFF">
        <w:rPr>
          <w:color w:val="auto"/>
          <w:sz w:val="20"/>
          <w:szCs w:val="20"/>
        </w:rPr>
        <w:tab/>
        <w:t>: VMCS</w:t>
      </w:r>
    </w:p>
    <w:p w:rsidR="00387A56" w:rsidRDefault="00387A56" w:rsidP="006C0FFF">
      <w:pPr>
        <w:pStyle w:val="BodyText"/>
        <w:rPr>
          <w:rFonts w:cs="Arial"/>
          <w:sz w:val="20"/>
        </w:rPr>
      </w:pPr>
    </w:p>
    <w:p w:rsidR="00387A56" w:rsidRDefault="00387A56" w:rsidP="006516C3">
      <w:pPr>
        <w:pStyle w:val="Heading2"/>
      </w:pPr>
      <w:bookmarkStart w:id="18" w:name="_Toc479068416"/>
      <w:bookmarkStart w:id="19" w:name="_Toc370719499"/>
      <w:bookmarkStart w:id="20" w:name="_Toc371457144"/>
      <w:r>
        <w:t>Overview</w:t>
      </w:r>
      <w:bookmarkEnd w:id="18"/>
      <w:r>
        <w:t xml:space="preserve"> </w:t>
      </w:r>
      <w:r w:rsidR="00FA2C10">
        <w:t>of</w:t>
      </w:r>
      <w:r>
        <w:t xml:space="preserve"> </w:t>
      </w:r>
      <w:r w:rsidR="00FA2C10">
        <w:t>the</w:t>
      </w:r>
      <w:r>
        <w:t xml:space="preserve"> System</w:t>
      </w:r>
      <w:bookmarkEnd w:id="19"/>
      <w:bookmarkEnd w:id="20"/>
    </w:p>
    <w:p w:rsidR="00387A56" w:rsidRDefault="00387A56" w:rsidP="000E4DDB">
      <w:pPr>
        <w:pStyle w:val="BodyText"/>
        <w:rPr>
          <w:rFonts w:cs="Arial"/>
          <w:sz w:val="20"/>
        </w:rPr>
      </w:pPr>
    </w:p>
    <w:p w:rsidR="00387A56" w:rsidRDefault="00387A56">
      <w:pPr>
        <w:pStyle w:val="BodyText"/>
        <w:ind w:left="630"/>
        <w:rPr>
          <w:rFonts w:cs="Arial"/>
          <w:b/>
          <w:bCs/>
          <w:sz w:val="20"/>
        </w:rPr>
      </w:pPr>
      <w:r>
        <w:rPr>
          <w:rFonts w:cs="Arial"/>
          <w:b/>
          <w:bCs/>
          <w:sz w:val="20"/>
        </w:rPr>
        <w:t xml:space="preserve">Purpose of the </w:t>
      </w:r>
      <w:r w:rsidR="007F24E6">
        <w:rPr>
          <w:rFonts w:cs="Arial"/>
          <w:b/>
          <w:bCs/>
          <w:sz w:val="20"/>
        </w:rPr>
        <w:t>VMCS</w:t>
      </w:r>
      <w:r>
        <w:rPr>
          <w:rFonts w:cs="Arial"/>
          <w:b/>
          <w:bCs/>
          <w:sz w:val="20"/>
        </w:rPr>
        <w:t>:</w:t>
      </w:r>
    </w:p>
    <w:p w:rsidR="00387A56" w:rsidRDefault="00387A56">
      <w:pPr>
        <w:pStyle w:val="BodyText"/>
        <w:ind w:left="630"/>
        <w:rPr>
          <w:rFonts w:cs="Arial"/>
          <w:sz w:val="20"/>
        </w:rPr>
      </w:pPr>
    </w:p>
    <w:p w:rsidR="00387A56" w:rsidRPr="00BC5805" w:rsidRDefault="007F24E6" w:rsidP="000E4DDB">
      <w:pPr>
        <w:numPr>
          <w:ilvl w:val="0"/>
          <w:numId w:val="3"/>
        </w:numPr>
        <w:tabs>
          <w:tab w:val="num" w:pos="1170"/>
        </w:tabs>
        <w:ind w:left="1170" w:hanging="540"/>
        <w:jc w:val="both"/>
        <w:rPr>
          <w:iCs/>
        </w:rPr>
      </w:pPr>
      <w:r w:rsidRPr="00BC5805">
        <w:rPr>
          <w:iCs/>
        </w:rPr>
        <w:t xml:space="preserve">The purpose of this document is to specify the user requirement for the Vending Machine Control System (VMCS) for the Vimto Soft </w:t>
      </w:r>
      <w:r w:rsidR="000E4DDB" w:rsidRPr="00BC5805">
        <w:rPr>
          <w:iCs/>
        </w:rPr>
        <w:t>D</w:t>
      </w:r>
      <w:r w:rsidRPr="00BC5805">
        <w:rPr>
          <w:iCs/>
        </w:rPr>
        <w:t>rinks Company</w:t>
      </w:r>
      <w:r w:rsidR="000E4DDB" w:rsidRPr="00BC5805">
        <w:rPr>
          <w:iCs/>
        </w:rPr>
        <w:t>.</w:t>
      </w:r>
    </w:p>
    <w:p w:rsidR="000E4DDB" w:rsidRPr="00BC5805" w:rsidRDefault="000E4DDB" w:rsidP="000E4DDB">
      <w:pPr>
        <w:numPr>
          <w:ilvl w:val="0"/>
          <w:numId w:val="3"/>
        </w:numPr>
        <w:tabs>
          <w:tab w:val="num" w:pos="1170"/>
        </w:tabs>
        <w:ind w:left="1170" w:hanging="540"/>
        <w:jc w:val="both"/>
        <w:rPr>
          <w:iCs/>
        </w:rPr>
      </w:pPr>
      <w:r w:rsidRPr="00BC5805">
        <w:rPr>
          <w:iCs/>
        </w:rPr>
        <w:t>This document describes required system facilities and system performance characteristics.</w:t>
      </w:r>
    </w:p>
    <w:p w:rsidR="00387A56" w:rsidRPr="00BC5805" w:rsidRDefault="00387A56" w:rsidP="000E4DDB">
      <w:pPr>
        <w:pStyle w:val="BodyText"/>
        <w:rPr>
          <w:rFonts w:cs="Arial"/>
          <w:sz w:val="20"/>
          <w:u w:val="single"/>
        </w:rPr>
      </w:pPr>
    </w:p>
    <w:p w:rsidR="00387A56" w:rsidRPr="00BC5805" w:rsidRDefault="00387A56">
      <w:pPr>
        <w:pStyle w:val="BodyText"/>
        <w:ind w:left="630"/>
        <w:rPr>
          <w:rFonts w:cs="Arial"/>
          <w:b/>
          <w:bCs/>
          <w:sz w:val="20"/>
        </w:rPr>
      </w:pPr>
      <w:r w:rsidRPr="00BC5805">
        <w:rPr>
          <w:rFonts w:cs="Arial"/>
          <w:b/>
          <w:bCs/>
          <w:sz w:val="20"/>
        </w:rPr>
        <w:t xml:space="preserve">Purpose of the </w:t>
      </w:r>
      <w:r w:rsidR="00C52D29" w:rsidRPr="00BC5805">
        <w:rPr>
          <w:rFonts w:cs="Arial"/>
          <w:b/>
          <w:bCs/>
          <w:sz w:val="20"/>
        </w:rPr>
        <w:t>VMCS</w:t>
      </w:r>
      <w:r w:rsidRPr="00BC5805">
        <w:rPr>
          <w:rFonts w:cs="Arial"/>
          <w:b/>
          <w:bCs/>
          <w:sz w:val="20"/>
        </w:rPr>
        <w:t xml:space="preserve"> CSCI:</w:t>
      </w:r>
    </w:p>
    <w:p w:rsidR="00387A56" w:rsidRPr="00BC5805" w:rsidRDefault="00387A56">
      <w:pPr>
        <w:pStyle w:val="BodyText"/>
        <w:ind w:left="630"/>
        <w:rPr>
          <w:rFonts w:cs="Arial"/>
          <w:sz w:val="20"/>
        </w:rPr>
      </w:pPr>
    </w:p>
    <w:p w:rsidR="000E4DDB" w:rsidRPr="00BC5805" w:rsidRDefault="000E4DDB" w:rsidP="00C52D29">
      <w:pPr>
        <w:numPr>
          <w:ilvl w:val="0"/>
          <w:numId w:val="6"/>
        </w:numPr>
        <w:tabs>
          <w:tab w:val="clear" w:pos="-1080"/>
          <w:tab w:val="num" w:pos="1260"/>
        </w:tabs>
        <w:ind w:left="1260" w:hanging="630"/>
        <w:jc w:val="both"/>
        <w:rPr>
          <w:iCs/>
        </w:rPr>
      </w:pPr>
      <w:r w:rsidRPr="00BC5805">
        <w:rPr>
          <w:iCs/>
        </w:rPr>
        <w:t>To establish the user requirements for the VMCS and the simulator.</w:t>
      </w:r>
    </w:p>
    <w:p w:rsidR="00387A56" w:rsidRPr="00BC5805" w:rsidRDefault="00C52D29" w:rsidP="00C52D29">
      <w:pPr>
        <w:numPr>
          <w:ilvl w:val="0"/>
          <w:numId w:val="6"/>
        </w:numPr>
        <w:tabs>
          <w:tab w:val="clear" w:pos="-1080"/>
          <w:tab w:val="num" w:pos="1260"/>
        </w:tabs>
        <w:ind w:left="1260" w:hanging="630"/>
        <w:jc w:val="both"/>
        <w:rPr>
          <w:iCs/>
        </w:rPr>
      </w:pPr>
      <w:r w:rsidRPr="00BC5805">
        <w:rPr>
          <w:iCs/>
        </w:rPr>
        <w:t>To provide the basis understanding of development for the system</w:t>
      </w:r>
      <w:r w:rsidR="00A81FED">
        <w:rPr>
          <w:iCs/>
        </w:rPr>
        <w:t>.</w:t>
      </w:r>
    </w:p>
    <w:p w:rsidR="00C52D29" w:rsidRPr="00BC5805" w:rsidRDefault="00C52D29" w:rsidP="00C52D29">
      <w:pPr>
        <w:numPr>
          <w:ilvl w:val="0"/>
          <w:numId w:val="6"/>
        </w:numPr>
        <w:tabs>
          <w:tab w:val="clear" w:pos="-1080"/>
          <w:tab w:val="num" w:pos="1260"/>
        </w:tabs>
        <w:ind w:firstLine="1710"/>
        <w:jc w:val="both"/>
        <w:rPr>
          <w:iCs/>
        </w:rPr>
      </w:pPr>
      <w:r w:rsidRPr="00BC5805">
        <w:rPr>
          <w:iCs/>
        </w:rPr>
        <w:t>To determine scope of the system that meet</w:t>
      </w:r>
      <w:r w:rsidR="00A81FED">
        <w:rPr>
          <w:iCs/>
        </w:rPr>
        <w:t>s</w:t>
      </w:r>
      <w:r w:rsidRPr="00BC5805">
        <w:rPr>
          <w:iCs/>
        </w:rPr>
        <w:t xml:space="preserve"> the user requirement</w:t>
      </w:r>
      <w:r w:rsidR="00A81FED">
        <w:rPr>
          <w:iCs/>
        </w:rPr>
        <w:t>.</w:t>
      </w:r>
    </w:p>
    <w:p w:rsidR="00C52D29" w:rsidRPr="00BC5805" w:rsidRDefault="000E4DDB" w:rsidP="00C52D29">
      <w:pPr>
        <w:numPr>
          <w:ilvl w:val="0"/>
          <w:numId w:val="6"/>
        </w:numPr>
        <w:tabs>
          <w:tab w:val="clear" w:pos="-1080"/>
          <w:tab w:val="num" w:pos="1260"/>
        </w:tabs>
        <w:ind w:left="1260" w:hanging="630"/>
        <w:jc w:val="both"/>
        <w:rPr>
          <w:iCs/>
        </w:rPr>
      </w:pPr>
      <w:r w:rsidRPr="00BC5805">
        <w:rPr>
          <w:iCs/>
        </w:rPr>
        <w:t xml:space="preserve">To </w:t>
      </w:r>
      <w:r w:rsidR="00C52D29" w:rsidRPr="00BC5805">
        <w:rPr>
          <w:iCs/>
        </w:rPr>
        <w:t>identify the system capacity and the requirement for future expansion</w:t>
      </w:r>
      <w:r w:rsidR="00A81FED">
        <w:rPr>
          <w:iCs/>
        </w:rPr>
        <w:t>.</w:t>
      </w:r>
    </w:p>
    <w:p w:rsidR="00387A56" w:rsidRPr="00BC5805" w:rsidRDefault="00387A56" w:rsidP="00A81FED">
      <w:pPr>
        <w:jc w:val="both"/>
        <w:rPr>
          <w:iCs/>
        </w:rPr>
      </w:pPr>
    </w:p>
    <w:p w:rsidR="00387A56" w:rsidRPr="00BC5805" w:rsidRDefault="00387A56" w:rsidP="006516C3">
      <w:pPr>
        <w:pStyle w:val="Heading2"/>
      </w:pPr>
      <w:bookmarkStart w:id="21" w:name="_Toc479068417"/>
      <w:bookmarkStart w:id="22" w:name="_Toc370719500"/>
      <w:bookmarkStart w:id="23" w:name="_Toc371457145"/>
      <w:r w:rsidRPr="00BC5805">
        <w:t>Overview</w:t>
      </w:r>
      <w:bookmarkEnd w:id="21"/>
      <w:r w:rsidRPr="00BC5805">
        <w:t xml:space="preserve"> </w:t>
      </w:r>
      <w:r w:rsidR="006407E6" w:rsidRPr="00BC5805">
        <w:t>of</w:t>
      </w:r>
      <w:r w:rsidRPr="00BC5805">
        <w:t xml:space="preserve"> </w:t>
      </w:r>
      <w:r w:rsidR="008A46A4" w:rsidRPr="00BC5805">
        <w:t>the</w:t>
      </w:r>
      <w:r w:rsidRPr="00BC5805">
        <w:t xml:space="preserve"> Documents</w:t>
      </w:r>
      <w:bookmarkEnd w:id="22"/>
      <w:bookmarkEnd w:id="23"/>
    </w:p>
    <w:p w:rsidR="00387A56" w:rsidRPr="00BC5805" w:rsidRDefault="00387A56">
      <w:pPr>
        <w:pStyle w:val="BodyText"/>
        <w:ind w:left="432"/>
        <w:rPr>
          <w:rFonts w:cs="Arial"/>
          <w:sz w:val="20"/>
          <w:u w:val="single"/>
        </w:rPr>
      </w:pPr>
    </w:p>
    <w:p w:rsidR="00387A56" w:rsidRPr="00BC5805" w:rsidRDefault="00387A56">
      <w:pPr>
        <w:pStyle w:val="BodyText"/>
        <w:ind w:left="630"/>
        <w:rPr>
          <w:rFonts w:cs="Arial"/>
          <w:sz w:val="20"/>
        </w:rPr>
      </w:pPr>
      <w:r w:rsidRPr="00BC5805">
        <w:rPr>
          <w:rFonts w:cs="Arial"/>
          <w:sz w:val="20"/>
        </w:rPr>
        <w:t xml:space="preserve">This document describes the interaction between the </w:t>
      </w:r>
      <w:r w:rsidR="008A46A4" w:rsidRPr="00BC5805">
        <w:rPr>
          <w:rFonts w:cs="Arial"/>
          <w:sz w:val="20"/>
        </w:rPr>
        <w:t>actors</w:t>
      </w:r>
      <w:r w:rsidRPr="00BC5805">
        <w:rPr>
          <w:rFonts w:cs="Arial"/>
          <w:sz w:val="20"/>
        </w:rPr>
        <w:t xml:space="preserve"> with the CSCI </w:t>
      </w:r>
      <w:r w:rsidR="0027303C" w:rsidRPr="00BC5805">
        <w:rPr>
          <w:rFonts w:cs="Arial"/>
          <w:sz w:val="20"/>
        </w:rPr>
        <w:t>VMCS</w:t>
      </w:r>
      <w:r w:rsidRPr="00BC5805">
        <w:rPr>
          <w:rFonts w:cs="Arial"/>
          <w:sz w:val="20"/>
        </w:rPr>
        <w:t>.</w:t>
      </w:r>
      <w:r w:rsidR="0027303C" w:rsidRPr="00BC5805">
        <w:rPr>
          <w:rFonts w:cs="Arial"/>
          <w:sz w:val="20"/>
        </w:rPr>
        <w:t xml:space="preserve"> </w:t>
      </w:r>
      <w:r w:rsidRPr="00BC5805">
        <w:rPr>
          <w:rFonts w:cs="Arial"/>
          <w:sz w:val="20"/>
        </w:rPr>
        <w:t xml:space="preserve">Analysis of the requirements applying to </w:t>
      </w:r>
      <w:r w:rsidR="0027303C" w:rsidRPr="00BC5805">
        <w:rPr>
          <w:rFonts w:cs="Arial"/>
          <w:sz w:val="20"/>
        </w:rPr>
        <w:t>VMCS</w:t>
      </w:r>
      <w:r w:rsidRPr="00BC5805">
        <w:rPr>
          <w:rFonts w:cs="Arial"/>
          <w:sz w:val="20"/>
        </w:rPr>
        <w:t xml:space="preserve"> relies on an OOAD UML notation using the Rational Rose </w:t>
      </w:r>
      <w:r w:rsidR="0027303C" w:rsidRPr="00BC5805">
        <w:rPr>
          <w:rFonts w:cs="Arial"/>
          <w:sz w:val="20"/>
        </w:rPr>
        <w:t xml:space="preserve">Enterprise Edition </w:t>
      </w:r>
      <w:r w:rsidRPr="00BC5805">
        <w:rPr>
          <w:rFonts w:cs="Arial"/>
          <w:sz w:val="20"/>
        </w:rPr>
        <w:t>2000</w:t>
      </w:r>
      <w:r w:rsidR="008A46A4" w:rsidRPr="00BC5805">
        <w:rPr>
          <w:rFonts w:cs="Arial"/>
          <w:sz w:val="20"/>
        </w:rPr>
        <w:t xml:space="preserve"> tool. </w:t>
      </w:r>
      <w:r w:rsidRPr="00BC5805">
        <w:rPr>
          <w:rFonts w:cs="Arial"/>
          <w:sz w:val="20"/>
        </w:rPr>
        <w:t>Certain elements resulting from this analysis are presented in this document.</w:t>
      </w:r>
    </w:p>
    <w:p w:rsidR="00387A56" w:rsidRDefault="00387A56">
      <w:pPr>
        <w:jc w:val="center"/>
        <w:rPr>
          <w:b/>
          <w:bCs/>
        </w:rPr>
      </w:pPr>
      <w:r>
        <w:rPr>
          <w:b/>
          <w:bCs/>
        </w:rPr>
        <w:br w:type="page"/>
      </w:r>
    </w:p>
    <w:p w:rsidR="00387A56" w:rsidRDefault="00387A56" w:rsidP="00D70F20">
      <w:pPr>
        <w:pStyle w:val="Heading1"/>
      </w:pPr>
      <w:bookmarkStart w:id="24" w:name="_Toc479068419"/>
      <w:bookmarkStart w:id="25" w:name="_Toc370719501"/>
      <w:bookmarkStart w:id="26" w:name="_Toc371457146"/>
      <w:r>
        <w:t>APPLICABLE DOCUMENTS</w:t>
      </w:r>
      <w:bookmarkEnd w:id="24"/>
      <w:bookmarkEnd w:id="25"/>
      <w:bookmarkEnd w:id="26"/>
    </w:p>
    <w:p w:rsidR="00387A56" w:rsidRDefault="00387A56"/>
    <w:p w:rsidR="00387A56" w:rsidRDefault="00387A56">
      <w:pPr>
        <w:pStyle w:val="BodyText"/>
        <w:ind w:left="432"/>
        <w:rPr>
          <w:rFonts w:cs="Arial"/>
          <w:sz w:val="20"/>
        </w:rPr>
      </w:pPr>
      <w:r>
        <w:rPr>
          <w:rFonts w:cs="Arial"/>
          <w:sz w:val="20"/>
        </w:rPr>
        <w:t>The following documents, for which the exact is indicated, form part of the specification as far as everything specified hereafter is concerned. In the event of a discrepancy between the documents referred to here and the content of this specification, it is the content of the specification, which should be considered to be the background reference.</w:t>
      </w:r>
    </w:p>
    <w:p w:rsidR="00387A56" w:rsidRDefault="00387A56">
      <w:pPr>
        <w:pStyle w:val="BodyText"/>
        <w:ind w:left="432"/>
        <w:rPr>
          <w:rFonts w:cs="Arial"/>
          <w:sz w:val="20"/>
        </w:rPr>
      </w:pPr>
    </w:p>
    <w:p w:rsidR="00387A56" w:rsidRDefault="00387A56">
      <w:pPr>
        <w:pStyle w:val="BodyText"/>
        <w:ind w:left="432"/>
        <w:rPr>
          <w:rFonts w:cs="Arial"/>
          <w:sz w:val="20"/>
        </w:rPr>
      </w:pPr>
      <w:r>
        <w:rPr>
          <w:rFonts w:cs="Arial"/>
          <w:sz w:val="20"/>
        </w:rPr>
        <w:t>Copies of specifications, standards, drawings and publications requested by suppliers in contact with the specified supplying functions may be obtained by contacting the contracting agency or directly through the contracting office.</w:t>
      </w:r>
    </w:p>
    <w:p w:rsidR="00387A56" w:rsidRDefault="00387A56">
      <w:pPr>
        <w:pStyle w:val="BodyText"/>
        <w:ind w:left="432"/>
        <w:rPr>
          <w:rFonts w:cs="Arial"/>
          <w:sz w:val="20"/>
        </w:rPr>
      </w:pPr>
    </w:p>
    <w:p w:rsidR="00387A56" w:rsidRDefault="00387A56" w:rsidP="006516C3">
      <w:pPr>
        <w:pStyle w:val="Heading2"/>
      </w:pPr>
      <w:bookmarkStart w:id="27" w:name="_Toc479068420"/>
      <w:bookmarkStart w:id="28" w:name="_Toc370719502"/>
      <w:bookmarkStart w:id="29" w:name="_Toc371457147"/>
      <w:r>
        <w:t>Government Documents</w:t>
      </w:r>
      <w:bookmarkEnd w:id="27"/>
      <w:bookmarkEnd w:id="28"/>
      <w:bookmarkEnd w:id="29"/>
    </w:p>
    <w:p w:rsidR="00387A56" w:rsidRDefault="00387A56"/>
    <w:p w:rsidR="00387A56" w:rsidRDefault="00387A56" w:rsidP="003E39BA">
      <w:pPr>
        <w:ind w:left="4320" w:hanging="3690"/>
        <w:rPr>
          <w:rFonts w:cs="Arial"/>
        </w:rPr>
      </w:pPr>
      <w:r>
        <w:rPr>
          <w:rFonts w:cs="Arial"/>
        </w:rPr>
        <w:t>[1] DoD-Std-2167A</w:t>
      </w:r>
      <w:r>
        <w:rPr>
          <w:rFonts w:cs="Arial"/>
        </w:rPr>
        <w:tab/>
        <w:t>Defense Sy</w:t>
      </w:r>
      <w:r w:rsidR="003E39BA">
        <w:rPr>
          <w:rFonts w:cs="Arial"/>
        </w:rPr>
        <w:t xml:space="preserve">stem Software </w:t>
      </w:r>
      <w:r>
        <w:rPr>
          <w:rFonts w:cs="Arial"/>
        </w:rPr>
        <w:t>Development</w:t>
      </w:r>
    </w:p>
    <w:p w:rsidR="003E39BA" w:rsidRDefault="003E39BA" w:rsidP="003E39BA">
      <w:pPr>
        <w:ind w:left="4320" w:hanging="3690"/>
        <w:rPr>
          <w:rFonts w:cs="Arial"/>
        </w:rPr>
      </w:pPr>
    </w:p>
    <w:p w:rsidR="00387A56" w:rsidRDefault="00387A56" w:rsidP="003E39BA">
      <w:pPr>
        <w:ind w:left="4320" w:hanging="3690"/>
        <w:rPr>
          <w:rFonts w:cs="Arial"/>
        </w:rPr>
      </w:pPr>
      <w:r>
        <w:rPr>
          <w:rFonts w:cs="Arial"/>
        </w:rPr>
        <w:t>[2] DoD-Std-2168</w:t>
      </w:r>
      <w:r>
        <w:rPr>
          <w:rFonts w:cs="Arial"/>
        </w:rPr>
        <w:tab/>
        <w:t>Defense System Software Quality Program</w:t>
      </w:r>
    </w:p>
    <w:p w:rsidR="003E39BA" w:rsidRDefault="003E39BA" w:rsidP="003E39BA">
      <w:pPr>
        <w:ind w:left="4320" w:hanging="3690"/>
        <w:rPr>
          <w:rFonts w:cs="Arial"/>
        </w:rPr>
      </w:pPr>
    </w:p>
    <w:p w:rsidR="00387A56" w:rsidRDefault="00387A56" w:rsidP="003E39BA">
      <w:pPr>
        <w:ind w:left="4320" w:hanging="3690"/>
        <w:rPr>
          <w:rFonts w:cs="Arial"/>
        </w:rPr>
      </w:pPr>
      <w:r>
        <w:rPr>
          <w:rFonts w:cs="Arial"/>
        </w:rPr>
        <w:t>[3] MIL-Std-1521B</w:t>
      </w:r>
      <w:r>
        <w:rPr>
          <w:rFonts w:cs="Arial"/>
        </w:rPr>
        <w:tab/>
        <w:t>Technical Reviews and Audits</w:t>
      </w:r>
    </w:p>
    <w:p w:rsidR="00387A56" w:rsidRDefault="00387A56" w:rsidP="00BC5805">
      <w:pPr>
        <w:rPr>
          <w:rFonts w:cs="Arial"/>
        </w:rPr>
      </w:pPr>
    </w:p>
    <w:p w:rsidR="00387A56" w:rsidRDefault="00387A56" w:rsidP="006516C3">
      <w:pPr>
        <w:pStyle w:val="Heading2"/>
      </w:pPr>
      <w:bookmarkStart w:id="30" w:name="_Toc479068421"/>
      <w:bookmarkStart w:id="31" w:name="_Toc370719503"/>
      <w:bookmarkStart w:id="32" w:name="_Toc371457148"/>
      <w:r>
        <w:t>Non-Government Documents</w:t>
      </w:r>
      <w:bookmarkEnd w:id="30"/>
      <w:bookmarkEnd w:id="31"/>
      <w:bookmarkEnd w:id="32"/>
    </w:p>
    <w:p w:rsidR="00387A56" w:rsidRDefault="00387A56">
      <w:pPr>
        <w:ind w:left="576"/>
      </w:pPr>
    </w:p>
    <w:p w:rsidR="003E39BA" w:rsidRDefault="003E39BA" w:rsidP="0069062C">
      <w:pPr>
        <w:ind w:left="4320" w:hanging="3690"/>
        <w:rPr>
          <w:rFonts w:cs="Arial"/>
        </w:rPr>
      </w:pPr>
      <w:r>
        <w:rPr>
          <w:rFonts w:cs="Arial"/>
        </w:rPr>
        <w:t xml:space="preserve">[4] </w:t>
      </w:r>
      <w:r w:rsidRPr="00BC5805">
        <w:rPr>
          <w:rFonts w:cs="Arial"/>
        </w:rPr>
        <w:t>IEEE Std</w:t>
      </w:r>
      <w:r w:rsidR="0069062C">
        <w:rPr>
          <w:rFonts w:cs="Arial"/>
        </w:rPr>
        <w:t>.</w:t>
      </w:r>
      <w:r w:rsidRPr="00BC5805">
        <w:rPr>
          <w:rFonts w:cs="Arial"/>
        </w:rPr>
        <w:t>1233</w:t>
      </w:r>
      <w:r>
        <w:rPr>
          <w:rFonts w:cs="Arial"/>
        </w:rPr>
        <w:tab/>
      </w:r>
      <w:r w:rsidRPr="00BC5805">
        <w:rPr>
          <w:rFonts w:cs="Arial"/>
        </w:rPr>
        <w:t>IEEE Guide for Developing Sys</w:t>
      </w:r>
      <w:r>
        <w:rPr>
          <w:rFonts w:cs="Arial"/>
        </w:rPr>
        <w:t>tem Requirements Specifications</w:t>
      </w:r>
    </w:p>
    <w:p w:rsidR="003E39BA" w:rsidRDefault="003E39BA" w:rsidP="003E39BA">
      <w:pPr>
        <w:ind w:left="4320" w:hanging="3690"/>
        <w:rPr>
          <w:rFonts w:cs="Arial"/>
        </w:rPr>
      </w:pPr>
    </w:p>
    <w:p w:rsidR="003E39BA" w:rsidRDefault="003E39BA" w:rsidP="003E39BA">
      <w:pPr>
        <w:ind w:left="4320" w:hanging="3690"/>
        <w:jc w:val="both"/>
        <w:rPr>
          <w:rFonts w:cs="Arial"/>
        </w:rPr>
      </w:pPr>
      <w:r>
        <w:rPr>
          <w:rFonts w:cs="Arial"/>
        </w:rPr>
        <w:t xml:space="preserve">[5] </w:t>
      </w:r>
      <w:r w:rsidRPr="00BC5805">
        <w:rPr>
          <w:rFonts w:cs="Arial"/>
        </w:rPr>
        <w:t>IEEE Std</w:t>
      </w:r>
      <w:r w:rsidR="0069062C">
        <w:rPr>
          <w:rFonts w:cs="Arial"/>
        </w:rPr>
        <w:t>.</w:t>
      </w:r>
      <w:r w:rsidRPr="00BC5805">
        <w:rPr>
          <w:rFonts w:cs="Arial"/>
        </w:rPr>
        <w:t>830</w:t>
      </w:r>
      <w:r>
        <w:rPr>
          <w:rFonts w:cs="Arial"/>
        </w:rPr>
        <w:tab/>
      </w:r>
      <w:r w:rsidRPr="00BC5805">
        <w:rPr>
          <w:rFonts w:cs="Arial"/>
        </w:rPr>
        <w:t>IEEE Recommended Practice for Software Requirements Specifications</w:t>
      </w:r>
    </w:p>
    <w:p w:rsidR="00387A56" w:rsidRDefault="00387A56">
      <w:pPr>
        <w:ind w:left="576"/>
      </w:pPr>
    </w:p>
    <w:p w:rsidR="00387A56" w:rsidRDefault="00387A56" w:rsidP="006516C3">
      <w:pPr>
        <w:pStyle w:val="Heading2"/>
      </w:pPr>
      <w:bookmarkStart w:id="33" w:name="_Toc479068422"/>
      <w:bookmarkStart w:id="34" w:name="_Toc370719504"/>
      <w:bookmarkStart w:id="35" w:name="_Toc371457149"/>
      <w:r>
        <w:t>Contractual documents</w:t>
      </w:r>
      <w:bookmarkEnd w:id="33"/>
      <w:bookmarkEnd w:id="34"/>
      <w:bookmarkEnd w:id="35"/>
    </w:p>
    <w:p w:rsidR="00387A56" w:rsidRDefault="00387A56" w:rsidP="00A559D8">
      <w:pPr>
        <w:rPr>
          <w:rFonts w:cs="Arial"/>
        </w:rPr>
      </w:pPr>
    </w:p>
    <w:p w:rsidR="000D76A1" w:rsidRDefault="000D76A1" w:rsidP="00A559D8">
      <w:pPr>
        <w:rPr>
          <w:rFonts w:cs="Arial"/>
        </w:rPr>
      </w:pPr>
    </w:p>
    <w:p w:rsidR="000D76A1" w:rsidRDefault="000D76A1" w:rsidP="00A559D8">
      <w:pPr>
        <w:rPr>
          <w:rFonts w:cs="Arial"/>
        </w:rPr>
      </w:pPr>
    </w:p>
    <w:p w:rsidR="00387A56" w:rsidRDefault="00387A56" w:rsidP="006516C3">
      <w:pPr>
        <w:pStyle w:val="Heading2"/>
      </w:pPr>
      <w:bookmarkStart w:id="36" w:name="_Toc370719505"/>
      <w:bookmarkStart w:id="37" w:name="_Toc371457150"/>
      <w:commentRangeStart w:id="38"/>
      <w:r>
        <w:t>Non-contractual document</w:t>
      </w:r>
      <w:commentRangeEnd w:id="38"/>
      <w:r w:rsidR="000F01CC">
        <w:rPr>
          <w:rStyle w:val="CommentReference"/>
          <w:b w:val="0"/>
        </w:rPr>
        <w:commentReference w:id="38"/>
      </w:r>
      <w:bookmarkEnd w:id="36"/>
      <w:bookmarkEnd w:id="37"/>
    </w:p>
    <w:p w:rsidR="00387A56" w:rsidRDefault="00387A56" w:rsidP="005730ED">
      <w:pPr>
        <w:ind w:left="576"/>
      </w:pPr>
    </w:p>
    <w:p w:rsidR="00387A56" w:rsidRDefault="00387A56" w:rsidP="00F56BDD">
      <w:pPr>
        <w:ind w:left="4320" w:hanging="3600"/>
        <w:rPr>
          <w:rFonts w:cs="Arial"/>
        </w:rPr>
      </w:pPr>
      <w:r>
        <w:rPr>
          <w:rFonts w:cs="Arial"/>
        </w:rPr>
        <w:t>[</w:t>
      </w:r>
      <w:r w:rsidR="00DA3671">
        <w:rPr>
          <w:rFonts w:cs="Arial"/>
        </w:rPr>
        <w:t>6</w:t>
      </w:r>
      <w:r>
        <w:rPr>
          <w:rFonts w:cs="Arial"/>
        </w:rPr>
        <w:t>] RDL-101</w:t>
      </w:r>
      <w:r w:rsidR="00F56BDD">
        <w:rPr>
          <w:rFonts w:cs="Arial"/>
        </w:rPr>
        <w:tab/>
      </w:r>
      <w:r>
        <w:rPr>
          <w:rFonts w:cs="Arial"/>
        </w:rPr>
        <w:t>General Thomson Software Development Reference System</w:t>
      </w:r>
    </w:p>
    <w:p w:rsidR="00387A56" w:rsidRDefault="005730ED" w:rsidP="00682639">
      <w:pPr>
        <w:rPr>
          <w:rFonts w:cs="Arial"/>
        </w:rPr>
      </w:pPr>
      <w:r>
        <w:rPr>
          <w:rFonts w:cs="Arial"/>
        </w:rPr>
        <w:tab/>
      </w:r>
    </w:p>
    <w:p w:rsidR="00387A56" w:rsidRDefault="00387A56" w:rsidP="00DA3671">
      <w:pPr>
        <w:ind w:left="720"/>
        <w:rPr>
          <w:rFonts w:cs="Arial"/>
        </w:rPr>
      </w:pPr>
      <w:r>
        <w:rPr>
          <w:rFonts w:cs="Arial"/>
        </w:rPr>
        <w:t>[</w:t>
      </w:r>
      <w:r w:rsidR="00DA3671">
        <w:rPr>
          <w:rFonts w:cs="Arial"/>
        </w:rPr>
        <w:t>7</w:t>
      </w:r>
      <w:r>
        <w:rPr>
          <w:rFonts w:cs="Arial"/>
        </w:rPr>
        <w:t>] RDL-105</w:t>
      </w:r>
      <w:r w:rsidR="005D3B8F">
        <w:rPr>
          <w:rFonts w:cs="Arial"/>
        </w:rPr>
        <w:tab/>
      </w:r>
      <w:r w:rsidR="00F56BDD">
        <w:rPr>
          <w:rFonts w:cs="Arial"/>
        </w:rPr>
        <w:tab/>
      </w:r>
      <w:r w:rsidR="005D3B8F">
        <w:rPr>
          <w:rFonts w:cs="Arial"/>
        </w:rPr>
        <w:tab/>
      </w:r>
      <w:r>
        <w:rPr>
          <w:rFonts w:cs="Arial"/>
        </w:rPr>
        <w:tab/>
        <w:t>Conduct of Reviews and Audit Guide</w:t>
      </w:r>
    </w:p>
    <w:p w:rsidR="00387A56" w:rsidRDefault="00387A56" w:rsidP="00F56BDD">
      <w:pPr>
        <w:ind w:left="4320"/>
        <w:rPr>
          <w:rFonts w:cs="Arial"/>
        </w:rPr>
      </w:pPr>
      <w:r>
        <w:rPr>
          <w:rFonts w:cs="Arial"/>
        </w:rPr>
        <w:t>Thomson Software Development Reference System</w:t>
      </w:r>
    </w:p>
    <w:p w:rsidR="00387A56" w:rsidRDefault="005730ED" w:rsidP="00682639">
      <w:pPr>
        <w:rPr>
          <w:rFonts w:cs="Arial"/>
        </w:rPr>
      </w:pPr>
      <w:r>
        <w:rPr>
          <w:rFonts w:cs="Arial"/>
        </w:rPr>
        <w:tab/>
      </w:r>
    </w:p>
    <w:p w:rsidR="0040366B" w:rsidRDefault="00387A56" w:rsidP="00DA3671">
      <w:pPr>
        <w:ind w:left="720"/>
        <w:rPr>
          <w:rFonts w:cs="Arial"/>
        </w:rPr>
      </w:pPr>
      <w:r>
        <w:rPr>
          <w:rFonts w:cs="Arial"/>
        </w:rPr>
        <w:t>[</w:t>
      </w:r>
      <w:r w:rsidR="00DA3671">
        <w:rPr>
          <w:rFonts w:cs="Arial"/>
        </w:rPr>
        <w:t>8</w:t>
      </w:r>
      <w:r>
        <w:rPr>
          <w:rFonts w:cs="Arial"/>
        </w:rPr>
        <w:t>] RDL-318</w:t>
      </w:r>
      <w:r w:rsidR="005D3B8F">
        <w:rPr>
          <w:rFonts w:cs="Arial"/>
        </w:rPr>
        <w:t xml:space="preserve"> </w:t>
      </w:r>
      <w:r w:rsidR="00F56BDD">
        <w:rPr>
          <w:rFonts w:cs="Arial"/>
        </w:rPr>
        <w:tab/>
      </w:r>
      <w:r w:rsidR="005D3B8F">
        <w:rPr>
          <w:rFonts w:cs="Arial"/>
        </w:rPr>
        <w:tab/>
      </w:r>
      <w:r w:rsidR="005D3B8F">
        <w:rPr>
          <w:rFonts w:cs="Arial"/>
        </w:rPr>
        <w:tab/>
      </w:r>
      <w:r>
        <w:rPr>
          <w:rFonts w:cs="Arial"/>
        </w:rPr>
        <w:tab/>
        <w:t>SDP Drafting Guidelines</w:t>
      </w:r>
      <w:r w:rsidR="0040366B">
        <w:rPr>
          <w:rFonts w:cs="Arial"/>
        </w:rPr>
        <w:t xml:space="preserve"> </w:t>
      </w:r>
    </w:p>
    <w:p w:rsidR="00387A56" w:rsidRDefault="00387A56" w:rsidP="00F56BDD">
      <w:pPr>
        <w:ind w:left="4320"/>
        <w:rPr>
          <w:rFonts w:cs="Arial"/>
        </w:rPr>
      </w:pPr>
      <w:r>
        <w:rPr>
          <w:rFonts w:cs="Arial"/>
        </w:rPr>
        <w:t>Thomson Software Development Reference System</w:t>
      </w:r>
    </w:p>
    <w:p w:rsidR="00387A56" w:rsidRDefault="005730ED" w:rsidP="00682639">
      <w:pPr>
        <w:rPr>
          <w:rFonts w:cs="Arial"/>
        </w:rPr>
      </w:pPr>
      <w:r>
        <w:rPr>
          <w:rFonts w:cs="Arial"/>
        </w:rPr>
        <w:tab/>
      </w:r>
    </w:p>
    <w:p w:rsidR="00387A56" w:rsidRDefault="00387A56" w:rsidP="00DA3671">
      <w:pPr>
        <w:ind w:left="4320" w:hanging="3600"/>
        <w:rPr>
          <w:rFonts w:cs="Arial"/>
        </w:rPr>
      </w:pPr>
      <w:r>
        <w:rPr>
          <w:rFonts w:cs="Arial"/>
        </w:rPr>
        <w:t>[</w:t>
      </w:r>
      <w:r w:rsidR="00DA3671">
        <w:rPr>
          <w:rFonts w:cs="Arial"/>
        </w:rPr>
        <w:t>9</w:t>
      </w:r>
      <w:r>
        <w:rPr>
          <w:rFonts w:cs="Arial"/>
        </w:rPr>
        <w:t>] IRS (</w:t>
      </w:r>
      <w:r w:rsidR="00F56BDD">
        <w:rPr>
          <w:rFonts w:cs="Arial"/>
        </w:rPr>
        <w:t>VMIVMCS/TR. 1.1</w:t>
      </w:r>
      <w:r>
        <w:rPr>
          <w:rFonts w:cs="Arial"/>
        </w:rPr>
        <w:t>)</w:t>
      </w:r>
      <w:r>
        <w:rPr>
          <w:rFonts w:cs="Arial"/>
        </w:rPr>
        <w:tab/>
        <w:t xml:space="preserve">Interface Requirement Specification of CSCI </w:t>
      </w:r>
      <w:r w:rsidR="00D40D2D">
        <w:rPr>
          <w:rFonts w:cs="Arial"/>
        </w:rPr>
        <w:t>VMCS</w:t>
      </w:r>
    </w:p>
    <w:p w:rsidR="0040512A" w:rsidRDefault="005730ED" w:rsidP="00682639">
      <w:pPr>
        <w:rPr>
          <w:rFonts w:cs="Arial"/>
        </w:rPr>
      </w:pPr>
      <w:r>
        <w:rPr>
          <w:rFonts w:cs="Arial"/>
        </w:rPr>
        <w:tab/>
      </w:r>
    </w:p>
    <w:p w:rsidR="00314512" w:rsidRDefault="00DA3671" w:rsidP="0040512A">
      <w:pPr>
        <w:ind w:left="4320" w:hanging="3600"/>
        <w:rPr>
          <w:rFonts w:cs="Arial"/>
        </w:rPr>
      </w:pPr>
      <w:r>
        <w:rPr>
          <w:rFonts w:cs="Arial"/>
        </w:rPr>
        <w:t>[10</w:t>
      </w:r>
      <w:r w:rsidR="00314512" w:rsidRPr="00314512">
        <w:rPr>
          <w:rFonts w:cs="Arial"/>
        </w:rPr>
        <w:t xml:space="preserve">] </w:t>
      </w:r>
      <w:r w:rsidR="00314512">
        <w:rPr>
          <w:rFonts w:cs="Arial"/>
        </w:rPr>
        <w:t xml:space="preserve">UML Superstructure </w:t>
      </w:r>
      <w:r w:rsidR="00314512">
        <w:rPr>
          <w:rFonts w:cs="Arial"/>
        </w:rPr>
        <w:tab/>
      </w:r>
      <w:r w:rsidR="00314512" w:rsidRPr="00314512">
        <w:rPr>
          <w:rFonts w:cs="Arial"/>
        </w:rPr>
        <w:t>O</w:t>
      </w:r>
      <w:r w:rsidR="0040512A">
        <w:rPr>
          <w:rFonts w:cs="Arial"/>
        </w:rPr>
        <w:t xml:space="preserve">bject </w:t>
      </w:r>
      <w:r w:rsidR="00314512" w:rsidRPr="00314512">
        <w:rPr>
          <w:rFonts w:cs="Arial"/>
        </w:rPr>
        <w:t>M</w:t>
      </w:r>
      <w:r w:rsidR="0040512A">
        <w:rPr>
          <w:rFonts w:cs="Arial"/>
        </w:rPr>
        <w:t xml:space="preserve">anagement </w:t>
      </w:r>
      <w:r w:rsidR="00314512" w:rsidRPr="00314512">
        <w:rPr>
          <w:rFonts w:cs="Arial"/>
        </w:rPr>
        <w:t>G</w:t>
      </w:r>
      <w:r w:rsidR="0040512A">
        <w:rPr>
          <w:rFonts w:cs="Arial"/>
        </w:rPr>
        <w:t>roup (2010),</w:t>
      </w:r>
      <w:r w:rsidR="00314512" w:rsidRPr="00314512">
        <w:rPr>
          <w:rFonts w:cs="Arial"/>
        </w:rPr>
        <w:t xml:space="preserve"> Unified Modeling Language (OMG UML 2.</w:t>
      </w:r>
      <w:r w:rsidR="00314512">
        <w:rPr>
          <w:rFonts w:cs="Arial"/>
        </w:rPr>
        <w:t>3), Superstructure (10-05-05)</w:t>
      </w:r>
    </w:p>
    <w:p w:rsidR="00387A56" w:rsidRDefault="004B5584" w:rsidP="004B5584">
      <w:pPr>
        <w:jc w:val="both"/>
        <w:rPr>
          <w:rFonts w:cs="Arial"/>
        </w:rPr>
      </w:pPr>
      <w:r>
        <w:rPr>
          <w:rFonts w:cs="Arial"/>
        </w:rPr>
        <w:tab/>
      </w:r>
    </w:p>
    <w:p w:rsidR="00387A56" w:rsidRDefault="00387A56" w:rsidP="00D70F20">
      <w:pPr>
        <w:pStyle w:val="Heading1"/>
      </w:pPr>
      <w:r>
        <w:br w:type="page"/>
      </w:r>
      <w:bookmarkStart w:id="39" w:name="_Toc370719506"/>
      <w:bookmarkStart w:id="40" w:name="_Toc371457151"/>
      <w:r>
        <w:t>ENGINEERING REQUIREMENTS</w:t>
      </w:r>
      <w:bookmarkEnd w:id="39"/>
      <w:bookmarkEnd w:id="40"/>
    </w:p>
    <w:p w:rsidR="00387A56" w:rsidRDefault="00387A56" w:rsidP="006516C3">
      <w:pPr>
        <w:pStyle w:val="Heading2"/>
      </w:pPr>
      <w:bookmarkStart w:id="41" w:name="_Toc370719507"/>
      <w:bookmarkStart w:id="42" w:name="_Toc371457152"/>
      <w:r>
        <w:t>CSCI External Interface Requirements</w:t>
      </w:r>
      <w:bookmarkEnd w:id="41"/>
      <w:bookmarkEnd w:id="42"/>
    </w:p>
    <w:p w:rsidR="00975840" w:rsidRDefault="00975840" w:rsidP="00BA7EC8"/>
    <w:p w:rsidR="007826EA" w:rsidRDefault="007826EA" w:rsidP="00BA7EC8"/>
    <w:p w:rsidR="007826EA" w:rsidRDefault="007826EA" w:rsidP="00BA7EC8">
      <w:r w:rsidRPr="007826EA">
        <w:rPr>
          <w:noProof/>
        </w:rPr>
        <w:drawing>
          <wp:inline distT="0" distB="0" distL="0" distR="0" wp14:anchorId="7DDDF627" wp14:editId="47392EBA">
            <wp:extent cx="5274945" cy="3553460"/>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945" cy="3553460"/>
                    </a:xfrm>
                    <a:prstGeom prst="rect">
                      <a:avLst/>
                    </a:prstGeom>
                  </pic:spPr>
                </pic:pic>
              </a:graphicData>
            </a:graphic>
          </wp:inline>
        </w:drawing>
      </w:r>
    </w:p>
    <w:p w:rsidR="00975840" w:rsidRDefault="00975840" w:rsidP="00BA7EC8"/>
    <w:p w:rsidR="00975840" w:rsidRPr="00BA7EC8" w:rsidRDefault="00975840" w:rsidP="00BA7EC8"/>
    <w:p w:rsidR="00387A56" w:rsidRDefault="00975840" w:rsidP="00F26FD5">
      <w:pPr>
        <w:pStyle w:val="Caption"/>
        <w:ind w:left="1440" w:firstLine="720"/>
        <w:jc w:val="left"/>
        <w:rPr>
          <w:noProof/>
        </w:rPr>
      </w:pPr>
      <w:bookmarkStart w:id="43" w:name="_Toc371457176"/>
      <w:r>
        <w:t xml:space="preserve">Figure </w:t>
      </w:r>
      <w:fldSimple w:instr=" SEQ Figure \* ARABIC ">
        <w:r w:rsidR="009329C2">
          <w:rPr>
            <w:noProof/>
          </w:rPr>
          <w:t>1</w:t>
        </w:r>
      </w:fldSimple>
      <w:r w:rsidR="00387A56">
        <w:t xml:space="preserve">: </w:t>
      </w:r>
      <w:r w:rsidR="005E035B">
        <w:t xml:space="preserve">Use </w:t>
      </w:r>
      <w:r w:rsidR="00F26FD5">
        <w:t>C</w:t>
      </w:r>
      <w:r w:rsidR="005E035B">
        <w:t>ase</w:t>
      </w:r>
      <w:r w:rsidR="00387A56">
        <w:t xml:space="preserve"> External Interface Diagram</w:t>
      </w:r>
      <w:bookmarkEnd w:id="43"/>
    </w:p>
    <w:p w:rsidR="00387A56" w:rsidRDefault="00387A56">
      <w:pPr>
        <w:rPr>
          <w:noProof/>
        </w:rPr>
      </w:pPr>
    </w:p>
    <w:p w:rsidR="00387A56" w:rsidRPr="00660518" w:rsidRDefault="00387A56">
      <w:pPr>
        <w:pStyle w:val="Heading3"/>
        <w:rPr>
          <w:noProof/>
        </w:rPr>
      </w:pPr>
      <w:bookmarkStart w:id="44" w:name="_Toc370719508"/>
      <w:bookmarkStart w:id="45" w:name="_Toc371457153"/>
      <w:r w:rsidRPr="00660518">
        <w:rPr>
          <w:noProof/>
        </w:rPr>
        <w:t xml:space="preserve">Interface Customer/ CSCI </w:t>
      </w:r>
      <w:r w:rsidR="00D0605B" w:rsidRPr="00660518">
        <w:rPr>
          <w:noProof/>
        </w:rPr>
        <w:t>VMCS</w:t>
      </w:r>
      <w:bookmarkEnd w:id="44"/>
      <w:bookmarkEnd w:id="45"/>
    </w:p>
    <w:p w:rsidR="00387A56" w:rsidRPr="00660518" w:rsidRDefault="00387A56">
      <w:pPr>
        <w:rPr>
          <w:noProof/>
        </w:rPr>
      </w:pPr>
    </w:p>
    <w:p w:rsidR="00387A56" w:rsidRPr="00660518" w:rsidRDefault="00387A56">
      <w:pPr>
        <w:ind w:left="1080"/>
        <w:rPr>
          <w:noProof/>
        </w:rPr>
      </w:pPr>
      <w:r w:rsidRPr="00660518">
        <w:rPr>
          <w:noProof/>
        </w:rPr>
        <w:t>Interface Identification</w:t>
      </w:r>
      <w:r w:rsidR="00D0605B" w:rsidRPr="00660518">
        <w:rPr>
          <w:noProof/>
        </w:rPr>
        <w:tab/>
      </w:r>
      <w:r w:rsidRPr="00660518">
        <w:rPr>
          <w:noProof/>
        </w:rPr>
        <w:t>: Customer</w:t>
      </w:r>
    </w:p>
    <w:p w:rsidR="00387A56" w:rsidRPr="00660518" w:rsidRDefault="00387A56">
      <w:pPr>
        <w:ind w:left="1080"/>
        <w:rPr>
          <w:noProof/>
        </w:rPr>
      </w:pPr>
      <w:r w:rsidRPr="00660518">
        <w:rPr>
          <w:noProof/>
        </w:rPr>
        <w:t>Interface Type</w:t>
      </w:r>
      <w:r w:rsidR="00D0605B" w:rsidRPr="00660518">
        <w:rPr>
          <w:noProof/>
        </w:rPr>
        <w:tab/>
      </w:r>
      <w:r w:rsidR="00D0605B" w:rsidRPr="00660518">
        <w:rPr>
          <w:noProof/>
        </w:rPr>
        <w:tab/>
      </w:r>
      <w:r w:rsidRPr="00660518">
        <w:rPr>
          <w:noProof/>
        </w:rPr>
        <w:t>:</w:t>
      </w:r>
      <w:r w:rsidR="00D0605B" w:rsidRPr="00660518">
        <w:rPr>
          <w:noProof/>
        </w:rPr>
        <w:t xml:space="preserve"> </w:t>
      </w:r>
      <w:r w:rsidRPr="00660518">
        <w:rPr>
          <w:noProof/>
        </w:rPr>
        <w:t>Person</w:t>
      </w:r>
    </w:p>
    <w:p w:rsidR="00387A56" w:rsidRPr="00660518" w:rsidRDefault="00387A56">
      <w:pPr>
        <w:ind w:left="1080"/>
        <w:rPr>
          <w:noProof/>
        </w:rPr>
      </w:pPr>
    </w:p>
    <w:p w:rsidR="00660518" w:rsidRPr="00660518" w:rsidRDefault="00660518">
      <w:pPr>
        <w:ind w:left="1080"/>
        <w:rPr>
          <w:b/>
          <w:bCs/>
          <w:noProof/>
        </w:rPr>
      </w:pPr>
    </w:p>
    <w:p w:rsidR="00387A56" w:rsidRPr="00660518" w:rsidRDefault="00387A56">
      <w:pPr>
        <w:ind w:left="1080"/>
        <w:rPr>
          <w:b/>
          <w:bCs/>
          <w:noProof/>
        </w:rPr>
      </w:pPr>
      <w:r w:rsidRPr="00660518">
        <w:rPr>
          <w:b/>
          <w:bCs/>
          <w:noProof/>
        </w:rPr>
        <w:t>Description</w:t>
      </w:r>
    </w:p>
    <w:p w:rsidR="00D0605B" w:rsidRPr="00660518" w:rsidRDefault="00D0605B" w:rsidP="00D0605B">
      <w:pPr>
        <w:autoSpaceDE w:val="0"/>
        <w:autoSpaceDN w:val="0"/>
        <w:adjustRightInd w:val="0"/>
        <w:ind w:left="360" w:firstLine="720"/>
        <w:rPr>
          <w:rFonts w:cs="Verdana"/>
        </w:rPr>
      </w:pPr>
      <w:r w:rsidRPr="00660518">
        <w:rPr>
          <w:rFonts w:cs="Verdana"/>
        </w:rPr>
        <w:t xml:space="preserve">The customer is an actor who uses the VMCS to buy drinks </w:t>
      </w:r>
    </w:p>
    <w:p w:rsidR="00387A56" w:rsidRPr="00660518" w:rsidRDefault="00387A56">
      <w:pPr>
        <w:ind w:left="1080"/>
        <w:rPr>
          <w:noProof/>
        </w:rPr>
      </w:pPr>
    </w:p>
    <w:p w:rsidR="00387A56" w:rsidRPr="00660518" w:rsidRDefault="00387A56">
      <w:pPr>
        <w:ind w:left="1080"/>
        <w:rPr>
          <w:noProof/>
        </w:rPr>
      </w:pPr>
    </w:p>
    <w:p w:rsidR="00387A56" w:rsidRPr="00660518" w:rsidRDefault="00387A56">
      <w:pPr>
        <w:ind w:left="1080"/>
        <w:rPr>
          <w:b/>
          <w:bCs/>
          <w:noProof/>
        </w:rPr>
      </w:pPr>
      <w:r w:rsidRPr="00660518">
        <w:rPr>
          <w:b/>
          <w:bCs/>
          <w:noProof/>
        </w:rPr>
        <w:t>Association</w:t>
      </w:r>
    </w:p>
    <w:p w:rsidR="00387A56" w:rsidRPr="00660518" w:rsidRDefault="00387A56" w:rsidP="00C2313A">
      <w:pPr>
        <w:ind w:left="1080"/>
        <w:rPr>
          <w:noProof/>
        </w:rPr>
      </w:pPr>
      <w:r w:rsidRPr="00660518">
        <w:rPr>
          <w:noProof/>
        </w:rPr>
        <w:t xml:space="preserve">This actor communicates with the </w:t>
      </w:r>
      <w:r w:rsidR="00660518" w:rsidRPr="00660518">
        <w:rPr>
          <w:noProof/>
        </w:rPr>
        <w:t xml:space="preserve">Buy Drinks </w:t>
      </w:r>
      <w:r w:rsidR="00C2313A">
        <w:rPr>
          <w:noProof/>
        </w:rPr>
        <w:t>U</w:t>
      </w:r>
      <w:r w:rsidR="005E035B">
        <w:rPr>
          <w:noProof/>
        </w:rPr>
        <w:t xml:space="preserve">se </w:t>
      </w:r>
      <w:r w:rsidR="00C2313A">
        <w:rPr>
          <w:noProof/>
        </w:rPr>
        <w:t>C</w:t>
      </w:r>
      <w:r w:rsidR="005E035B">
        <w:rPr>
          <w:noProof/>
        </w:rPr>
        <w:t>ase</w:t>
      </w:r>
      <w:r w:rsidR="00D0605B" w:rsidRPr="00660518">
        <w:rPr>
          <w:noProof/>
        </w:rPr>
        <w:t>.</w:t>
      </w:r>
    </w:p>
    <w:p w:rsidR="00D0605B" w:rsidRPr="00660518" w:rsidRDefault="00D0605B">
      <w:pPr>
        <w:ind w:left="1080"/>
        <w:rPr>
          <w:noProof/>
        </w:rPr>
      </w:pPr>
    </w:p>
    <w:p w:rsidR="00011D52" w:rsidRPr="00660518" w:rsidRDefault="00011D52">
      <w:pPr>
        <w:ind w:left="1080"/>
        <w:rPr>
          <w:noProof/>
        </w:rPr>
      </w:pPr>
    </w:p>
    <w:p w:rsidR="00387A56" w:rsidRDefault="00387A56">
      <w:pPr>
        <w:pStyle w:val="Heading3"/>
        <w:rPr>
          <w:noProof/>
        </w:rPr>
      </w:pPr>
      <w:bookmarkStart w:id="46" w:name="_Toc370719509"/>
      <w:bookmarkStart w:id="47" w:name="_Toc371457154"/>
      <w:r>
        <w:rPr>
          <w:noProof/>
        </w:rPr>
        <w:t xml:space="preserve">Interface </w:t>
      </w:r>
      <w:r w:rsidR="00E05D5A">
        <w:rPr>
          <w:noProof/>
        </w:rPr>
        <w:t>Maintainer</w:t>
      </w:r>
      <w:r>
        <w:rPr>
          <w:noProof/>
        </w:rPr>
        <w:t xml:space="preserve">/ CSCI </w:t>
      </w:r>
      <w:r w:rsidR="00E05D5A">
        <w:rPr>
          <w:noProof/>
        </w:rPr>
        <w:t>VMCS</w:t>
      </w:r>
      <w:bookmarkEnd w:id="46"/>
      <w:bookmarkEnd w:id="47"/>
    </w:p>
    <w:p w:rsidR="00E05D5A" w:rsidRDefault="00E05D5A" w:rsidP="00E05D5A">
      <w:pPr>
        <w:ind w:left="1080"/>
        <w:rPr>
          <w:noProof/>
        </w:rPr>
      </w:pPr>
    </w:p>
    <w:p w:rsidR="00E05D5A" w:rsidRPr="00660518" w:rsidRDefault="00E05D5A" w:rsidP="00E05D5A">
      <w:pPr>
        <w:ind w:left="1080"/>
        <w:rPr>
          <w:noProof/>
        </w:rPr>
      </w:pPr>
      <w:r w:rsidRPr="00660518">
        <w:rPr>
          <w:noProof/>
        </w:rPr>
        <w:t>Interface Identification</w:t>
      </w:r>
      <w:r w:rsidRPr="00660518">
        <w:rPr>
          <w:noProof/>
        </w:rPr>
        <w:tab/>
        <w:t>: Maintainer</w:t>
      </w:r>
    </w:p>
    <w:p w:rsidR="00E05D5A" w:rsidRPr="00660518" w:rsidRDefault="00E05D5A" w:rsidP="00E05D5A">
      <w:pPr>
        <w:ind w:left="1080"/>
        <w:rPr>
          <w:noProof/>
        </w:rPr>
      </w:pPr>
      <w:r w:rsidRPr="00660518">
        <w:rPr>
          <w:noProof/>
        </w:rPr>
        <w:t>Interface Type</w:t>
      </w:r>
      <w:r w:rsidRPr="00660518">
        <w:rPr>
          <w:noProof/>
        </w:rPr>
        <w:tab/>
      </w:r>
      <w:r w:rsidRPr="00660518">
        <w:rPr>
          <w:noProof/>
        </w:rPr>
        <w:tab/>
        <w:t>: Person</w:t>
      </w:r>
    </w:p>
    <w:p w:rsidR="00E05D5A" w:rsidRPr="00660518" w:rsidRDefault="00E05D5A" w:rsidP="00E05D5A">
      <w:pPr>
        <w:ind w:left="1080"/>
        <w:rPr>
          <w:noProof/>
        </w:rPr>
      </w:pPr>
    </w:p>
    <w:p w:rsidR="00660518" w:rsidRPr="00660518" w:rsidRDefault="00660518" w:rsidP="00E05D5A">
      <w:pPr>
        <w:ind w:left="1080"/>
        <w:rPr>
          <w:noProof/>
        </w:rPr>
      </w:pPr>
    </w:p>
    <w:p w:rsidR="00E05D5A" w:rsidRPr="00660518" w:rsidRDefault="00E05D5A" w:rsidP="00E05D5A">
      <w:pPr>
        <w:ind w:left="1080"/>
        <w:rPr>
          <w:b/>
          <w:bCs/>
          <w:noProof/>
        </w:rPr>
      </w:pPr>
      <w:r w:rsidRPr="00660518">
        <w:rPr>
          <w:b/>
          <w:bCs/>
          <w:noProof/>
        </w:rPr>
        <w:t>Description</w:t>
      </w:r>
    </w:p>
    <w:p w:rsidR="00E05D5A" w:rsidRPr="00660518" w:rsidRDefault="00E05D5A" w:rsidP="001E3225">
      <w:pPr>
        <w:autoSpaceDE w:val="0"/>
        <w:autoSpaceDN w:val="0"/>
        <w:adjustRightInd w:val="0"/>
        <w:ind w:left="1080"/>
        <w:rPr>
          <w:rFonts w:cs="Verdana"/>
        </w:rPr>
      </w:pPr>
      <w:r w:rsidRPr="00660518">
        <w:rPr>
          <w:rFonts w:cs="Verdana"/>
        </w:rPr>
        <w:t xml:space="preserve">The maintainer is an actor who uses the VMCS </w:t>
      </w:r>
      <w:r w:rsidR="001E3225">
        <w:rPr>
          <w:rFonts w:cs="Verdana"/>
        </w:rPr>
        <w:t>in order to</w:t>
      </w:r>
      <w:r w:rsidRPr="00660518">
        <w:rPr>
          <w:rFonts w:cs="Verdana"/>
        </w:rPr>
        <w:t xml:space="preserve"> maintain the </w:t>
      </w:r>
      <w:r w:rsidR="001E3225">
        <w:rPr>
          <w:rFonts w:cs="Verdana"/>
        </w:rPr>
        <w:t>VM</w:t>
      </w:r>
      <w:r w:rsidRPr="00660518">
        <w:rPr>
          <w:rFonts w:cs="Verdana"/>
        </w:rPr>
        <w:t xml:space="preserve">. The maintainer have to login before </w:t>
      </w:r>
      <w:r w:rsidR="001E3225">
        <w:rPr>
          <w:rFonts w:cs="Verdana"/>
        </w:rPr>
        <w:t xml:space="preserve">start </w:t>
      </w:r>
      <w:r w:rsidRPr="00660518">
        <w:rPr>
          <w:rFonts w:cs="Verdana"/>
        </w:rPr>
        <w:t xml:space="preserve">maintaining the </w:t>
      </w:r>
      <w:r w:rsidR="001E3225">
        <w:rPr>
          <w:rFonts w:cs="Verdana"/>
        </w:rPr>
        <w:t>VM</w:t>
      </w:r>
      <w:r w:rsidRPr="00660518">
        <w:rPr>
          <w:rFonts w:cs="Verdana"/>
        </w:rPr>
        <w:t xml:space="preserve">. </w:t>
      </w:r>
    </w:p>
    <w:p w:rsidR="00E05D5A" w:rsidRPr="00660518" w:rsidRDefault="00E05D5A" w:rsidP="00E05D5A">
      <w:pPr>
        <w:ind w:left="1080"/>
        <w:rPr>
          <w:noProof/>
        </w:rPr>
      </w:pPr>
    </w:p>
    <w:p w:rsidR="00E05D5A" w:rsidRPr="00660518" w:rsidRDefault="00E05D5A" w:rsidP="00E05D5A">
      <w:pPr>
        <w:ind w:left="1080"/>
        <w:rPr>
          <w:noProof/>
        </w:rPr>
      </w:pPr>
    </w:p>
    <w:p w:rsidR="00E05D5A" w:rsidRPr="00660518" w:rsidRDefault="00E05D5A" w:rsidP="00E05D5A">
      <w:pPr>
        <w:ind w:left="1080"/>
        <w:rPr>
          <w:b/>
          <w:bCs/>
          <w:noProof/>
        </w:rPr>
      </w:pPr>
      <w:r w:rsidRPr="00660518">
        <w:rPr>
          <w:b/>
          <w:bCs/>
          <w:noProof/>
        </w:rPr>
        <w:t>Association</w:t>
      </w:r>
    </w:p>
    <w:p w:rsidR="00387A56" w:rsidRPr="00660518" w:rsidRDefault="00E05D5A" w:rsidP="00C2313A">
      <w:pPr>
        <w:ind w:left="1080"/>
        <w:rPr>
          <w:noProof/>
        </w:rPr>
      </w:pPr>
      <w:r w:rsidRPr="00660518">
        <w:rPr>
          <w:noProof/>
        </w:rPr>
        <w:t xml:space="preserve">This actor communicates with the </w:t>
      </w:r>
      <w:r w:rsidR="00C06182">
        <w:rPr>
          <w:noProof/>
        </w:rPr>
        <w:t>Maintain Vending Machine</w:t>
      </w:r>
      <w:r w:rsidR="009D0581" w:rsidRPr="00660518">
        <w:rPr>
          <w:noProof/>
        </w:rPr>
        <w:t xml:space="preserve"> and Login</w:t>
      </w:r>
      <w:r w:rsidR="00660518" w:rsidRPr="00660518">
        <w:rPr>
          <w:noProof/>
        </w:rPr>
        <w:t xml:space="preserve"> </w:t>
      </w:r>
      <w:r w:rsidR="00C2313A">
        <w:rPr>
          <w:noProof/>
        </w:rPr>
        <w:t>Use Case</w:t>
      </w:r>
      <w:r w:rsidR="009D0581" w:rsidRPr="00660518">
        <w:rPr>
          <w:noProof/>
        </w:rPr>
        <w:t>s</w:t>
      </w:r>
      <w:r w:rsidRPr="00660518">
        <w:rPr>
          <w:noProof/>
        </w:rPr>
        <w:t>.</w:t>
      </w:r>
    </w:p>
    <w:p w:rsidR="00660518" w:rsidRDefault="00660518" w:rsidP="00660518">
      <w:pPr>
        <w:ind w:left="1080"/>
        <w:rPr>
          <w:noProof/>
        </w:rPr>
      </w:pPr>
    </w:p>
    <w:p w:rsidR="00660518" w:rsidRDefault="00660518" w:rsidP="00660518">
      <w:pPr>
        <w:ind w:left="1080"/>
        <w:rPr>
          <w:noProof/>
        </w:rPr>
      </w:pPr>
    </w:p>
    <w:p w:rsidR="00387A56" w:rsidRDefault="00387A56">
      <w:pPr>
        <w:pStyle w:val="Heading3"/>
      </w:pPr>
      <w:bookmarkStart w:id="48" w:name="_Toc370719510"/>
      <w:bookmarkStart w:id="49" w:name="_Toc371457155"/>
      <w:r>
        <w:t xml:space="preserve">Interface </w:t>
      </w:r>
      <w:r w:rsidR="009D0581">
        <w:t>Simulator</w:t>
      </w:r>
      <w:r>
        <w:t xml:space="preserve"> /CSCI </w:t>
      </w:r>
      <w:r w:rsidR="009D0581">
        <w:t>VMCS</w:t>
      </w:r>
      <w:bookmarkEnd w:id="48"/>
      <w:bookmarkEnd w:id="49"/>
    </w:p>
    <w:p w:rsidR="00387A56" w:rsidRDefault="00387A56">
      <w:pPr>
        <w:rPr>
          <w:noProof/>
        </w:rPr>
      </w:pPr>
    </w:p>
    <w:p w:rsidR="009D0581" w:rsidRPr="00DC62BB" w:rsidRDefault="009D0581" w:rsidP="009D0581">
      <w:pPr>
        <w:ind w:left="1080"/>
        <w:rPr>
          <w:noProof/>
        </w:rPr>
      </w:pPr>
      <w:r w:rsidRPr="00DC62BB">
        <w:rPr>
          <w:noProof/>
        </w:rPr>
        <w:t>Interface Identification</w:t>
      </w:r>
      <w:r w:rsidRPr="00DC62BB">
        <w:rPr>
          <w:noProof/>
        </w:rPr>
        <w:tab/>
        <w:t>: Simulator</w:t>
      </w:r>
    </w:p>
    <w:p w:rsidR="009D0581" w:rsidRDefault="009D0581" w:rsidP="009D0581">
      <w:pPr>
        <w:ind w:left="1080"/>
        <w:rPr>
          <w:noProof/>
        </w:rPr>
      </w:pPr>
      <w:r>
        <w:rPr>
          <w:noProof/>
        </w:rPr>
        <w:t>Interface Type</w:t>
      </w:r>
      <w:r>
        <w:rPr>
          <w:noProof/>
        </w:rPr>
        <w:tab/>
      </w:r>
      <w:r>
        <w:rPr>
          <w:noProof/>
        </w:rPr>
        <w:tab/>
        <w:t xml:space="preserve">: </w:t>
      </w:r>
      <w:r w:rsidRPr="00517D5D">
        <w:rPr>
          <w:noProof/>
        </w:rPr>
        <w:t>Person</w:t>
      </w:r>
    </w:p>
    <w:p w:rsidR="009D0581" w:rsidRDefault="009D0581" w:rsidP="009D0581">
      <w:pPr>
        <w:ind w:left="1080"/>
        <w:rPr>
          <w:noProof/>
        </w:rPr>
      </w:pPr>
    </w:p>
    <w:p w:rsidR="00660518" w:rsidRDefault="00660518" w:rsidP="009D0581">
      <w:pPr>
        <w:ind w:left="1080"/>
        <w:rPr>
          <w:noProof/>
        </w:rPr>
      </w:pPr>
    </w:p>
    <w:p w:rsidR="009D0581" w:rsidRDefault="009D0581" w:rsidP="009D0581">
      <w:pPr>
        <w:ind w:left="1080"/>
        <w:rPr>
          <w:b/>
          <w:bCs/>
          <w:noProof/>
        </w:rPr>
      </w:pPr>
      <w:r>
        <w:rPr>
          <w:b/>
          <w:bCs/>
          <w:noProof/>
        </w:rPr>
        <w:t>Description</w:t>
      </w:r>
    </w:p>
    <w:p w:rsidR="009D0581" w:rsidRPr="00DC62BB" w:rsidRDefault="009D0581" w:rsidP="009D0581">
      <w:pPr>
        <w:autoSpaceDE w:val="0"/>
        <w:autoSpaceDN w:val="0"/>
        <w:adjustRightInd w:val="0"/>
        <w:ind w:left="1080"/>
        <w:rPr>
          <w:rFonts w:cs="Verdana"/>
        </w:rPr>
      </w:pPr>
      <w:r w:rsidRPr="00DC62BB">
        <w:rPr>
          <w:rFonts w:cs="Verdana"/>
        </w:rPr>
        <w:t>The simulator is an actor who uses the VMCS to simulate the control system.</w:t>
      </w:r>
    </w:p>
    <w:p w:rsidR="009D0581" w:rsidRPr="00DC62BB" w:rsidRDefault="009D0581" w:rsidP="009D0581">
      <w:pPr>
        <w:ind w:left="1080"/>
        <w:rPr>
          <w:noProof/>
        </w:rPr>
      </w:pPr>
    </w:p>
    <w:p w:rsidR="009D0581" w:rsidRPr="00DC62BB" w:rsidRDefault="009D0581" w:rsidP="009D0581">
      <w:pPr>
        <w:ind w:left="1080"/>
        <w:rPr>
          <w:noProof/>
        </w:rPr>
      </w:pPr>
    </w:p>
    <w:p w:rsidR="009D0581" w:rsidRPr="00DC62BB" w:rsidRDefault="009D0581" w:rsidP="009D0581">
      <w:pPr>
        <w:ind w:left="1080"/>
        <w:rPr>
          <w:b/>
          <w:bCs/>
          <w:noProof/>
        </w:rPr>
      </w:pPr>
      <w:r w:rsidRPr="00DC62BB">
        <w:rPr>
          <w:b/>
          <w:bCs/>
          <w:noProof/>
        </w:rPr>
        <w:t>Association</w:t>
      </w:r>
    </w:p>
    <w:p w:rsidR="009D0581" w:rsidRPr="00DC62BB" w:rsidRDefault="009D0581" w:rsidP="00C2313A">
      <w:pPr>
        <w:ind w:left="1080"/>
        <w:rPr>
          <w:noProof/>
        </w:rPr>
      </w:pPr>
      <w:r w:rsidRPr="00DC62BB">
        <w:rPr>
          <w:noProof/>
        </w:rPr>
        <w:t>This actor communicates with the Simulate Control System</w:t>
      </w:r>
      <w:r w:rsidR="00DC62BB" w:rsidRPr="00DC62BB">
        <w:rPr>
          <w:noProof/>
        </w:rPr>
        <w:t xml:space="preserve"> </w:t>
      </w:r>
      <w:r w:rsidR="00C2313A">
        <w:rPr>
          <w:noProof/>
        </w:rPr>
        <w:t>Use Case</w:t>
      </w:r>
      <w:r w:rsidRPr="00DC62BB">
        <w:rPr>
          <w:noProof/>
        </w:rPr>
        <w:t>.</w:t>
      </w:r>
    </w:p>
    <w:p w:rsidR="00011D52" w:rsidRPr="00DC62BB" w:rsidRDefault="00011D52" w:rsidP="009D0581">
      <w:pPr>
        <w:ind w:left="1080"/>
        <w:rPr>
          <w:noProof/>
        </w:rPr>
      </w:pPr>
    </w:p>
    <w:p w:rsidR="00011D52" w:rsidRPr="00DC62BB" w:rsidRDefault="00BA7EC8" w:rsidP="009D0581">
      <w:pPr>
        <w:ind w:left="1080"/>
        <w:rPr>
          <w:noProof/>
        </w:rPr>
      </w:pPr>
      <w:r>
        <w:rPr>
          <w:noProof/>
        </w:rPr>
        <w:br w:type="page"/>
      </w:r>
    </w:p>
    <w:p w:rsidR="00387A56" w:rsidRDefault="00387A56" w:rsidP="006516C3">
      <w:pPr>
        <w:pStyle w:val="Heading2"/>
        <w:rPr>
          <w:noProof/>
        </w:rPr>
      </w:pPr>
      <w:bookmarkStart w:id="50" w:name="_Toc370719511"/>
      <w:bookmarkStart w:id="51" w:name="_Toc371457156"/>
      <w:r>
        <w:rPr>
          <w:noProof/>
        </w:rPr>
        <w:t>CSCI Capability Requirements</w:t>
      </w:r>
      <w:bookmarkEnd w:id="50"/>
      <w:bookmarkEnd w:id="51"/>
    </w:p>
    <w:p w:rsidR="00387A56" w:rsidRDefault="00387A56">
      <w:pPr>
        <w:rPr>
          <w:noProof/>
        </w:rPr>
      </w:pPr>
    </w:p>
    <w:p w:rsidR="0017159B" w:rsidRDefault="0017159B">
      <w:pPr>
        <w:rPr>
          <w:noProof/>
        </w:rPr>
      </w:pPr>
    </w:p>
    <w:p w:rsidR="0017159B" w:rsidRDefault="00BC0393">
      <w:pPr>
        <w:rPr>
          <w:noProof/>
        </w:rPr>
      </w:pPr>
      <w:r>
        <w:rPr>
          <w:noProof/>
        </w:rPr>
        <w:pict w14:anchorId="4B11D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57pt">
            <v:imagedata r:id="rId19" o:title=""/>
          </v:shape>
        </w:pict>
      </w:r>
    </w:p>
    <w:p w:rsidR="0017159B" w:rsidRDefault="0017159B">
      <w:pPr>
        <w:rPr>
          <w:noProof/>
        </w:rPr>
      </w:pPr>
    </w:p>
    <w:p w:rsidR="0017159B" w:rsidRDefault="0017159B">
      <w:pPr>
        <w:rPr>
          <w:noProof/>
        </w:rPr>
      </w:pPr>
    </w:p>
    <w:p w:rsidR="007C19BB" w:rsidRPr="00975840" w:rsidRDefault="00975840" w:rsidP="006C23EE">
      <w:pPr>
        <w:pStyle w:val="Caption"/>
      </w:pPr>
      <w:bookmarkStart w:id="52" w:name="_Toc371457177"/>
      <w:r w:rsidRPr="00975840">
        <w:t xml:space="preserve">Figure </w:t>
      </w:r>
      <w:fldSimple w:instr=" SEQ Figure \* ARABIC ">
        <w:r w:rsidR="009329C2">
          <w:rPr>
            <w:noProof/>
          </w:rPr>
          <w:t>2</w:t>
        </w:r>
      </w:fldSimple>
      <w:r w:rsidRPr="00975840">
        <w:t xml:space="preserve"> : </w:t>
      </w:r>
      <w:r w:rsidR="005E035B">
        <w:t xml:space="preserve">Use </w:t>
      </w:r>
      <w:r w:rsidR="006C23EE">
        <w:t>C</w:t>
      </w:r>
      <w:r w:rsidR="005E035B">
        <w:t>ase</w:t>
      </w:r>
      <w:r w:rsidRPr="00975840">
        <w:t xml:space="preserve"> Diagram of CSCI VMCS</w:t>
      </w:r>
      <w:bookmarkEnd w:id="52"/>
    </w:p>
    <w:p w:rsidR="00975840" w:rsidRDefault="00DC62BB" w:rsidP="003E064F">
      <w:pPr>
        <w:pStyle w:val="Heading3"/>
      </w:pPr>
      <w:r>
        <w:rPr>
          <w:noProof/>
        </w:rPr>
        <w:br w:type="page"/>
      </w:r>
      <w:bookmarkStart w:id="53" w:name="_Toc370719512"/>
      <w:bookmarkStart w:id="54" w:name="_Toc371457157"/>
      <w:r w:rsidR="00975840">
        <w:t xml:space="preserve">Simulate Control Panel </w:t>
      </w:r>
      <w:r w:rsidR="003E064F">
        <w:t xml:space="preserve">Use Case </w:t>
      </w:r>
      <w:r w:rsidR="00975840" w:rsidRPr="006F4EB0">
        <w:rPr>
          <w:i/>
          <w:iCs/>
        </w:rPr>
        <w:t>(SRS_REQ_</w:t>
      </w:r>
      <w:r w:rsidR="00832DA2">
        <w:rPr>
          <w:i/>
          <w:iCs/>
        </w:rPr>
        <w:t>1</w:t>
      </w:r>
      <w:r w:rsidR="00975840" w:rsidRPr="006F4EB0">
        <w:rPr>
          <w:i/>
          <w:iCs/>
        </w:rPr>
        <w:t>00)</w:t>
      </w:r>
      <w:bookmarkEnd w:id="53"/>
      <w:bookmarkEnd w:id="54"/>
    </w:p>
    <w:p w:rsidR="00975840" w:rsidRDefault="00975840" w:rsidP="00975840">
      <w:pPr>
        <w:jc w:val="center"/>
      </w:pPr>
    </w:p>
    <w:p w:rsidR="000C1219" w:rsidRDefault="000C1219" w:rsidP="00975840">
      <w:pPr>
        <w:jc w:val="center"/>
      </w:pPr>
    </w:p>
    <w:p w:rsidR="000C1219" w:rsidRDefault="00BC0393" w:rsidP="00975840">
      <w:pPr>
        <w:jc w:val="center"/>
      </w:pPr>
      <w:r>
        <w:pict w14:anchorId="7C11228D">
          <v:shape id="_x0000_i1026" type="#_x0000_t75" style="width:276.3pt;height:112.2pt">
            <v:imagedata r:id="rId20" o:title=""/>
          </v:shape>
        </w:pict>
      </w:r>
    </w:p>
    <w:p w:rsidR="000C1219" w:rsidRDefault="000C1219" w:rsidP="00975840">
      <w:pPr>
        <w:jc w:val="center"/>
      </w:pPr>
    </w:p>
    <w:p w:rsidR="000C1219" w:rsidRDefault="000C1219" w:rsidP="00975840">
      <w:pPr>
        <w:jc w:val="center"/>
      </w:pPr>
    </w:p>
    <w:p w:rsidR="00975840" w:rsidRDefault="00975840" w:rsidP="005E035B">
      <w:pPr>
        <w:pStyle w:val="Caption"/>
      </w:pPr>
      <w:bookmarkStart w:id="55" w:name="_Toc371457178"/>
      <w:r>
        <w:t xml:space="preserve">Figure </w:t>
      </w:r>
      <w:fldSimple w:instr=" SEQ Figure \* ARABIC ">
        <w:r w:rsidR="009329C2">
          <w:rPr>
            <w:noProof/>
          </w:rPr>
          <w:t>3</w:t>
        </w:r>
      </w:fldSimple>
      <w:r>
        <w:t xml:space="preserve"> : Simulate Control Panel Use</w:t>
      </w:r>
      <w:r w:rsidR="005E035B">
        <w:t xml:space="preserve"> C</w:t>
      </w:r>
      <w:r>
        <w:t>ase</w:t>
      </w:r>
      <w:bookmarkEnd w:id="55"/>
    </w:p>
    <w:p w:rsidR="00975840" w:rsidRDefault="00975840" w:rsidP="00975840"/>
    <w:p w:rsidR="00975840" w:rsidRDefault="00975840" w:rsidP="00975840">
      <w:pPr>
        <w:pStyle w:val="Heading4"/>
      </w:pPr>
      <w:r>
        <w:t xml:space="preserve"> Brief Description</w:t>
      </w:r>
    </w:p>
    <w:p w:rsidR="00975840" w:rsidRDefault="00975840" w:rsidP="00975840"/>
    <w:p w:rsidR="00975840" w:rsidRDefault="0028368B" w:rsidP="00F87F6B">
      <w:r>
        <w:t xml:space="preserve">The Simulate Control Panel Use Case </w:t>
      </w:r>
      <w:r w:rsidR="00975840">
        <w:t xml:space="preserve">provides the capability to begin or end simulation, activate </w:t>
      </w:r>
      <w:r w:rsidR="00F87F6B">
        <w:t>CIP</w:t>
      </w:r>
      <w:r w:rsidR="00975840">
        <w:t xml:space="preserve"> or </w:t>
      </w:r>
      <w:r w:rsidR="003346D3" w:rsidRPr="003346D3">
        <w:t>Maintainer Interface Panel</w:t>
      </w:r>
      <w:r w:rsidR="00975840">
        <w:t xml:space="preserve"> or </w:t>
      </w:r>
      <w:r w:rsidR="00F87F6B">
        <w:t>MISP</w:t>
      </w:r>
      <w:r w:rsidR="00975840">
        <w:t>.</w:t>
      </w:r>
    </w:p>
    <w:p w:rsidR="00975840" w:rsidRPr="00604211" w:rsidRDefault="00975840" w:rsidP="00975840"/>
    <w:p w:rsidR="00975840" w:rsidRPr="00B1421C" w:rsidRDefault="00975840" w:rsidP="00B1421C">
      <w:pPr>
        <w:pStyle w:val="Heading4"/>
      </w:pPr>
      <w:bookmarkStart w:id="56" w:name="_Toc370260344"/>
      <w:bookmarkStart w:id="57" w:name="_Toc370462356"/>
      <w:r w:rsidRPr="00B1421C">
        <w:t>Characteristic of Activation</w:t>
      </w:r>
      <w:bookmarkEnd w:id="56"/>
      <w:bookmarkEnd w:id="57"/>
    </w:p>
    <w:p w:rsidR="00975840" w:rsidRDefault="00975840" w:rsidP="00975840"/>
    <w:p w:rsidR="00975840" w:rsidRDefault="00975840" w:rsidP="005E035B">
      <w:r w:rsidRPr="00944974">
        <w:rPr>
          <w:rFonts w:cs="Verdana"/>
        </w:rPr>
        <w:t xml:space="preserve">This </w:t>
      </w:r>
      <w:r w:rsidR="005E035B">
        <w:rPr>
          <w:rFonts w:cs="Verdana"/>
        </w:rPr>
        <w:t>use case is</w:t>
      </w:r>
      <w:r w:rsidRPr="00944974">
        <w:rPr>
          <w:rFonts w:cs="Verdana"/>
        </w:rPr>
        <w:t xml:space="preserve"> initiated by </w:t>
      </w:r>
      <w:r w:rsidR="005E035B">
        <w:rPr>
          <w:rFonts w:cs="Verdana"/>
        </w:rPr>
        <w:t xml:space="preserve">the </w:t>
      </w:r>
      <w:r>
        <w:rPr>
          <w:rFonts w:cs="Verdana"/>
        </w:rPr>
        <w:t>simulator</w:t>
      </w:r>
      <w:r w:rsidRPr="00944974">
        <w:rPr>
          <w:rFonts w:cs="Verdana"/>
        </w:rPr>
        <w:t>.</w:t>
      </w:r>
    </w:p>
    <w:p w:rsidR="00975840" w:rsidRPr="00604211" w:rsidRDefault="00975840" w:rsidP="00975840"/>
    <w:p w:rsidR="00975840" w:rsidRDefault="00975840" w:rsidP="00963D1E">
      <w:pPr>
        <w:pStyle w:val="Heading4"/>
      </w:pPr>
      <w:bookmarkStart w:id="58" w:name="_Toc370260345"/>
      <w:bookmarkStart w:id="59" w:name="_Toc370462357"/>
      <w:r>
        <w:t>Pre-condition</w:t>
      </w:r>
      <w:r w:rsidR="001027E3">
        <w:t>(</w:t>
      </w:r>
      <w:r>
        <w:t>s</w:t>
      </w:r>
      <w:bookmarkEnd w:id="58"/>
      <w:bookmarkEnd w:id="59"/>
      <w:r w:rsidR="001027E3">
        <w:t>)</w:t>
      </w:r>
    </w:p>
    <w:p w:rsidR="00975840" w:rsidRDefault="00975840" w:rsidP="00975840"/>
    <w:p w:rsidR="00975840" w:rsidRDefault="00975840" w:rsidP="00975840">
      <w:pPr>
        <w:numPr>
          <w:ilvl w:val="0"/>
          <w:numId w:val="40"/>
        </w:numPr>
      </w:pPr>
      <w:r w:rsidRPr="00944974">
        <w:rPr>
          <w:rFonts w:cs="Verdana"/>
        </w:rPr>
        <w:t xml:space="preserve">The machine power </w:t>
      </w:r>
      <w:r>
        <w:rPr>
          <w:rFonts w:cs="Verdana"/>
        </w:rPr>
        <w:t>should be</w:t>
      </w:r>
      <w:r w:rsidRPr="00944974">
        <w:rPr>
          <w:rFonts w:cs="Verdana"/>
        </w:rPr>
        <w:t xml:space="preserve"> switched on</w:t>
      </w:r>
      <w:r w:rsidR="00C4112D">
        <w:rPr>
          <w:rFonts w:cs="Verdana"/>
        </w:rPr>
        <w:t>.</w:t>
      </w:r>
    </w:p>
    <w:p w:rsidR="00975840" w:rsidRDefault="00975840" w:rsidP="009D06A4">
      <w:pPr>
        <w:numPr>
          <w:ilvl w:val="0"/>
          <w:numId w:val="40"/>
        </w:numPr>
      </w:pPr>
      <w:r>
        <w:t xml:space="preserve">The </w:t>
      </w:r>
      <w:r w:rsidR="009D06A4">
        <w:t>VM</w:t>
      </w:r>
      <w:r>
        <w:t xml:space="preserve"> should be locked.</w:t>
      </w:r>
    </w:p>
    <w:p w:rsidR="00975840" w:rsidRDefault="00F87F6B" w:rsidP="00975840">
      <w:pPr>
        <w:numPr>
          <w:ilvl w:val="0"/>
          <w:numId w:val="40"/>
        </w:numPr>
      </w:pPr>
      <w:r>
        <w:t>OSCP</w:t>
      </w:r>
      <w:r w:rsidR="00975840">
        <w:t xml:space="preserve"> should be loaded.</w:t>
      </w:r>
    </w:p>
    <w:p w:rsidR="00975840" w:rsidRPr="00604211" w:rsidRDefault="00975840" w:rsidP="00975840"/>
    <w:p w:rsidR="00975840" w:rsidRDefault="00975840" w:rsidP="00975840">
      <w:pPr>
        <w:pStyle w:val="Heading4"/>
      </w:pPr>
      <w:r>
        <w:t>Description</w:t>
      </w:r>
    </w:p>
    <w:p w:rsidR="00975840" w:rsidRDefault="00975840" w:rsidP="00975840">
      <w:pPr>
        <w:pStyle w:val="Heading5"/>
      </w:pPr>
      <w:r>
        <w:t xml:space="preserve"> Basic Flow</w:t>
      </w:r>
      <w:r w:rsidR="004B26C5">
        <w:t xml:space="preserve"> </w:t>
      </w:r>
    </w:p>
    <w:p w:rsidR="00975840" w:rsidRDefault="00975840" w:rsidP="00975840"/>
    <w:p w:rsidR="00975840" w:rsidRDefault="00E90E6D" w:rsidP="00975840">
      <w:pPr>
        <w:numPr>
          <w:ilvl w:val="0"/>
          <w:numId w:val="36"/>
        </w:numPr>
      </w:pPr>
      <w:r>
        <w:t xml:space="preserve">The Simulate Control Panel Use Case </w:t>
      </w:r>
      <w:r w:rsidR="00975840">
        <w:t>begins when the simulator selects “BEGIN SIMULATION”</w:t>
      </w:r>
      <w:r w:rsidR="00C4112D">
        <w:t>.</w:t>
      </w:r>
      <w:r w:rsidR="00060996">
        <w:t xml:space="preserve"> </w:t>
      </w:r>
      <w:r w:rsidR="00060996" w:rsidRPr="00060996">
        <w:rPr>
          <w:b/>
          <w:bCs/>
          <w:i/>
          <w:iCs/>
        </w:rPr>
        <w:t>(</w:t>
      </w:r>
      <w:r w:rsidR="004B26C5">
        <w:rPr>
          <w:b/>
          <w:bCs/>
          <w:i/>
          <w:iCs/>
        </w:rPr>
        <w:t>SRS_REQ_101</w:t>
      </w:r>
      <w:r w:rsidR="00060996" w:rsidRPr="00060996">
        <w:rPr>
          <w:b/>
          <w:bCs/>
          <w:i/>
          <w:iCs/>
        </w:rPr>
        <w:t>)</w:t>
      </w:r>
    </w:p>
    <w:p w:rsidR="00975840" w:rsidRDefault="00975840" w:rsidP="00975840">
      <w:pPr>
        <w:numPr>
          <w:ilvl w:val="0"/>
          <w:numId w:val="36"/>
        </w:numPr>
      </w:pPr>
      <w:r>
        <w:t>Once the simulator pressed the “BEGIN SIMULATION”,</w:t>
      </w:r>
      <w:r w:rsidR="003D6FB0">
        <w:t xml:space="preserve"> the</w:t>
      </w:r>
      <w:r>
        <w:t xml:space="preserve"> VMCS will:</w:t>
      </w:r>
    </w:p>
    <w:p w:rsidR="00975840" w:rsidRDefault="00975840" w:rsidP="00975840">
      <w:pPr>
        <w:numPr>
          <w:ilvl w:val="1"/>
          <w:numId w:val="36"/>
        </w:numPr>
      </w:pPr>
      <w:r>
        <w:t>Enables</w:t>
      </w:r>
      <w:r w:rsidR="00C4112D">
        <w:t xml:space="preserve"> the</w:t>
      </w:r>
      <w:r>
        <w:t xml:space="preserve"> following:</w:t>
      </w:r>
    </w:p>
    <w:p w:rsidR="00975840" w:rsidRDefault="00975840" w:rsidP="00975840"/>
    <w:p w:rsidR="00975840" w:rsidRDefault="00975840" w:rsidP="00C4112D">
      <w:pPr>
        <w:numPr>
          <w:ilvl w:val="2"/>
          <w:numId w:val="36"/>
        </w:numPr>
      </w:pPr>
      <w:r>
        <w:t>“END SIMULATION” button</w:t>
      </w:r>
      <w:r w:rsidR="00C4112D">
        <w:t>.</w:t>
      </w:r>
    </w:p>
    <w:p w:rsidR="00975840" w:rsidRDefault="00320BAA" w:rsidP="003346D3">
      <w:pPr>
        <w:numPr>
          <w:ilvl w:val="2"/>
          <w:numId w:val="36"/>
        </w:numPr>
      </w:pPr>
      <w:r>
        <w:t>“ACTIVATE</w:t>
      </w:r>
      <w:r w:rsidR="00975840">
        <w:t xml:space="preserve"> </w:t>
      </w:r>
      <w:r w:rsidR="003346D3" w:rsidRPr="003346D3">
        <w:t>CUSTOMER INTERFACE PANEL</w:t>
      </w:r>
      <w:r w:rsidR="00975840">
        <w:t>” button</w:t>
      </w:r>
      <w:r w:rsidR="00C4112D">
        <w:t>.</w:t>
      </w:r>
    </w:p>
    <w:p w:rsidR="00975840" w:rsidRDefault="00975840" w:rsidP="00633AD0">
      <w:pPr>
        <w:numPr>
          <w:ilvl w:val="2"/>
          <w:numId w:val="36"/>
        </w:numPr>
      </w:pPr>
      <w:r>
        <w:t xml:space="preserve">“ACTIVATE </w:t>
      </w:r>
      <w:r w:rsidR="00633AD0" w:rsidRPr="00633AD0">
        <w:t>MAINTAINER INTERFACE PANEL</w:t>
      </w:r>
      <w:r>
        <w:t>” button</w:t>
      </w:r>
      <w:r w:rsidR="00C4112D">
        <w:t>.</w:t>
      </w:r>
    </w:p>
    <w:p w:rsidR="00975840" w:rsidRDefault="00975840" w:rsidP="00975840"/>
    <w:p w:rsidR="00975840" w:rsidRDefault="00975840" w:rsidP="00975840">
      <w:pPr>
        <w:numPr>
          <w:ilvl w:val="1"/>
          <w:numId w:val="36"/>
        </w:numPr>
      </w:pPr>
      <w:r>
        <w:t>Disables the following:</w:t>
      </w:r>
    </w:p>
    <w:p w:rsidR="00975840" w:rsidRDefault="00975840" w:rsidP="00975840"/>
    <w:p w:rsidR="00975840" w:rsidRDefault="00975840" w:rsidP="00963D1E">
      <w:pPr>
        <w:numPr>
          <w:ilvl w:val="2"/>
          <w:numId w:val="36"/>
        </w:numPr>
      </w:pPr>
      <w:r>
        <w:t xml:space="preserve">“ACTIVATE </w:t>
      </w:r>
      <w:r w:rsidR="00633AD0" w:rsidRPr="00633AD0">
        <w:t>MACHINERY INTERFACE SIMULATION PANEL</w:t>
      </w:r>
      <w:r>
        <w:t>” button</w:t>
      </w:r>
      <w:r w:rsidR="00C4112D">
        <w:t>.</w:t>
      </w:r>
    </w:p>
    <w:p w:rsidR="00975840" w:rsidRDefault="00975840" w:rsidP="00975840"/>
    <w:p w:rsidR="00832DA2" w:rsidRDefault="00832DA2" w:rsidP="00975840"/>
    <w:p w:rsidR="00975840" w:rsidRDefault="00975840" w:rsidP="00975840">
      <w:pPr>
        <w:numPr>
          <w:ilvl w:val="0"/>
          <w:numId w:val="36"/>
        </w:numPr>
      </w:pPr>
      <w:r>
        <w:t>The VMCS allows the simulator to do the following operations</w:t>
      </w:r>
    </w:p>
    <w:p w:rsidR="00C4112D" w:rsidRDefault="00C4112D" w:rsidP="00C4112D"/>
    <w:p w:rsidR="00975840" w:rsidRDefault="00975840" w:rsidP="00975840">
      <w:pPr>
        <w:ind w:left="360"/>
        <w:rPr>
          <w:b/>
          <w:bCs/>
        </w:rPr>
      </w:pPr>
      <w:r w:rsidRPr="005E2926">
        <w:rPr>
          <w:b/>
          <w:bCs/>
        </w:rPr>
        <w:t>[A1]</w:t>
      </w:r>
      <w:r w:rsidR="009B7065">
        <w:rPr>
          <w:b/>
          <w:bCs/>
        </w:rPr>
        <w:t xml:space="preserve"> - </w:t>
      </w:r>
      <w:r>
        <w:rPr>
          <w:b/>
          <w:bCs/>
        </w:rPr>
        <w:t>End Simulation</w:t>
      </w:r>
    </w:p>
    <w:p w:rsidR="00975840" w:rsidRDefault="009B7065" w:rsidP="00F87F6B">
      <w:pPr>
        <w:ind w:left="360"/>
        <w:rPr>
          <w:b/>
          <w:bCs/>
        </w:rPr>
      </w:pPr>
      <w:r>
        <w:rPr>
          <w:b/>
          <w:bCs/>
        </w:rPr>
        <w:t xml:space="preserve">[A2] - </w:t>
      </w:r>
      <w:r w:rsidR="00C4112D">
        <w:rPr>
          <w:b/>
          <w:bCs/>
        </w:rPr>
        <w:t>Activate</w:t>
      </w:r>
      <w:r w:rsidR="00975840">
        <w:rPr>
          <w:b/>
          <w:bCs/>
        </w:rPr>
        <w:t xml:space="preserve"> </w:t>
      </w:r>
      <w:r w:rsidR="00F87F6B">
        <w:rPr>
          <w:b/>
          <w:bCs/>
        </w:rPr>
        <w:t>CIP</w:t>
      </w:r>
    </w:p>
    <w:p w:rsidR="00975840" w:rsidRDefault="009B7065" w:rsidP="004E4D49">
      <w:pPr>
        <w:ind w:left="360"/>
        <w:rPr>
          <w:b/>
          <w:bCs/>
        </w:rPr>
      </w:pPr>
      <w:r>
        <w:rPr>
          <w:b/>
          <w:bCs/>
        </w:rPr>
        <w:t xml:space="preserve">[A3] - </w:t>
      </w:r>
      <w:r w:rsidR="00975840">
        <w:rPr>
          <w:b/>
          <w:bCs/>
        </w:rPr>
        <w:t xml:space="preserve">Activate </w:t>
      </w:r>
      <w:r w:rsidR="004E4D49" w:rsidRPr="004E4D49">
        <w:rPr>
          <w:b/>
          <w:bCs/>
        </w:rPr>
        <w:t>Maintainer Interface Panel</w:t>
      </w:r>
    </w:p>
    <w:p w:rsidR="00975840" w:rsidRDefault="00975840" w:rsidP="00975840">
      <w:pPr>
        <w:rPr>
          <w:b/>
          <w:bCs/>
        </w:rPr>
      </w:pPr>
    </w:p>
    <w:p w:rsidR="00975840" w:rsidRPr="005E2926" w:rsidRDefault="00E90E6D" w:rsidP="00963D1E">
      <w:pPr>
        <w:numPr>
          <w:ilvl w:val="0"/>
          <w:numId w:val="36"/>
        </w:numPr>
        <w:rPr>
          <w:b/>
          <w:bCs/>
        </w:rPr>
      </w:pPr>
      <w:r>
        <w:t xml:space="preserve">The Simulate Control Panel Use Case </w:t>
      </w:r>
      <w:r w:rsidR="00975840">
        <w:t>ends here.</w:t>
      </w:r>
    </w:p>
    <w:p w:rsidR="00975840" w:rsidRDefault="00975840" w:rsidP="00975840"/>
    <w:p w:rsidR="00975840" w:rsidRDefault="00975840" w:rsidP="00975840">
      <w:pPr>
        <w:pStyle w:val="Heading5"/>
      </w:pPr>
      <w:r>
        <w:t xml:space="preserve"> Exception Flow</w:t>
      </w:r>
    </w:p>
    <w:p w:rsidR="00C4112D" w:rsidRPr="00C4112D" w:rsidRDefault="00C4112D" w:rsidP="00C4112D"/>
    <w:p w:rsidR="00975840" w:rsidRDefault="00975840" w:rsidP="00975840">
      <w:r>
        <w:t>Not applicable</w:t>
      </w:r>
    </w:p>
    <w:p w:rsidR="00C4112D" w:rsidRPr="008F27B0" w:rsidRDefault="00C4112D" w:rsidP="00975840"/>
    <w:p w:rsidR="00975840" w:rsidRDefault="00975840" w:rsidP="00975840">
      <w:pPr>
        <w:pStyle w:val="Heading5"/>
      </w:pPr>
      <w:r>
        <w:t xml:space="preserve"> Alternative Flow</w:t>
      </w:r>
    </w:p>
    <w:p w:rsidR="00975840" w:rsidRDefault="00975840" w:rsidP="00975840"/>
    <w:p w:rsidR="00975840" w:rsidRDefault="00975840" w:rsidP="00060996">
      <w:pPr>
        <w:rPr>
          <w:b/>
          <w:bCs/>
        </w:rPr>
      </w:pPr>
      <w:r w:rsidRPr="005E2926">
        <w:rPr>
          <w:b/>
          <w:bCs/>
        </w:rPr>
        <w:t>[A1]</w:t>
      </w:r>
      <w:r>
        <w:rPr>
          <w:b/>
          <w:bCs/>
        </w:rPr>
        <w:t xml:space="preserve"> - End Simulation</w:t>
      </w:r>
      <w:r w:rsidR="00060996">
        <w:rPr>
          <w:b/>
          <w:bCs/>
        </w:rPr>
        <w:t xml:space="preserve"> </w:t>
      </w:r>
      <w:r w:rsidR="00060996" w:rsidRPr="00060996">
        <w:rPr>
          <w:b/>
          <w:bCs/>
          <w:i/>
          <w:iCs/>
        </w:rPr>
        <w:t>(SRS_REQ_10</w:t>
      </w:r>
      <w:r w:rsidR="004B26C5">
        <w:rPr>
          <w:b/>
          <w:bCs/>
          <w:i/>
          <w:iCs/>
        </w:rPr>
        <w:t>2</w:t>
      </w:r>
      <w:r w:rsidR="00060996" w:rsidRPr="00060996">
        <w:rPr>
          <w:b/>
          <w:bCs/>
          <w:i/>
          <w:iCs/>
        </w:rPr>
        <w:t>)</w:t>
      </w:r>
    </w:p>
    <w:p w:rsidR="00975840" w:rsidRDefault="00975840" w:rsidP="00975840">
      <w:pPr>
        <w:rPr>
          <w:b/>
          <w:bCs/>
        </w:rPr>
      </w:pPr>
    </w:p>
    <w:p w:rsidR="00975840" w:rsidRPr="003A21EA" w:rsidRDefault="00975840" w:rsidP="00975840">
      <w:pPr>
        <w:numPr>
          <w:ilvl w:val="0"/>
          <w:numId w:val="37"/>
        </w:numPr>
        <w:ind w:left="360"/>
        <w:rPr>
          <w:b/>
          <w:bCs/>
        </w:rPr>
      </w:pPr>
      <w:r>
        <w:t xml:space="preserve">The simulator presses the “END SIMULATION” on the </w:t>
      </w:r>
      <w:r w:rsidR="00F87F6B">
        <w:t>OSCP</w:t>
      </w:r>
      <w:r w:rsidR="00832DA2">
        <w:t>.</w:t>
      </w:r>
    </w:p>
    <w:p w:rsidR="00975840" w:rsidRPr="00FC2522" w:rsidRDefault="00C4112D" w:rsidP="00C4112D">
      <w:pPr>
        <w:numPr>
          <w:ilvl w:val="0"/>
          <w:numId w:val="37"/>
        </w:numPr>
        <w:ind w:left="360"/>
        <w:rPr>
          <w:b/>
          <w:bCs/>
        </w:rPr>
      </w:pPr>
      <w:r>
        <w:t xml:space="preserve">Once the simulations ends, there </w:t>
      </w:r>
      <w:r w:rsidR="00975840">
        <w:t>will no record kept of the simulated transactions</w:t>
      </w:r>
      <w:r w:rsidR="00832DA2">
        <w:t>.</w:t>
      </w:r>
    </w:p>
    <w:p w:rsidR="00975840" w:rsidRPr="003A21EA" w:rsidRDefault="00E90E6D" w:rsidP="00963D1E">
      <w:pPr>
        <w:numPr>
          <w:ilvl w:val="0"/>
          <w:numId w:val="37"/>
        </w:numPr>
        <w:ind w:left="360"/>
        <w:rPr>
          <w:b/>
          <w:bCs/>
        </w:rPr>
      </w:pPr>
      <w:r>
        <w:t xml:space="preserve">The Simulate Control Panel Use Case ends </w:t>
      </w:r>
      <w:r w:rsidR="00975840">
        <w:t>here</w:t>
      </w:r>
      <w:r w:rsidR="00832DA2">
        <w:t>.</w:t>
      </w:r>
    </w:p>
    <w:p w:rsidR="00975840" w:rsidRDefault="00975840" w:rsidP="00975840">
      <w:pPr>
        <w:rPr>
          <w:b/>
          <w:bCs/>
        </w:rPr>
      </w:pPr>
    </w:p>
    <w:p w:rsidR="00975840" w:rsidRDefault="00975840" w:rsidP="00F87F6B">
      <w:pPr>
        <w:rPr>
          <w:b/>
          <w:bCs/>
        </w:rPr>
      </w:pPr>
      <w:r>
        <w:rPr>
          <w:b/>
          <w:bCs/>
        </w:rPr>
        <w:t xml:space="preserve">[A2] - Activate </w:t>
      </w:r>
      <w:r w:rsidR="00F87F6B">
        <w:rPr>
          <w:b/>
          <w:bCs/>
        </w:rPr>
        <w:t>CIP</w:t>
      </w:r>
      <w:r w:rsidR="00060996">
        <w:rPr>
          <w:b/>
          <w:bCs/>
        </w:rPr>
        <w:t xml:space="preserve"> </w:t>
      </w:r>
      <w:r w:rsidR="00060996" w:rsidRPr="00060996">
        <w:rPr>
          <w:b/>
          <w:bCs/>
          <w:i/>
          <w:iCs/>
        </w:rPr>
        <w:t>(SRS_REQ_10</w:t>
      </w:r>
      <w:r w:rsidR="004B26C5">
        <w:rPr>
          <w:b/>
          <w:bCs/>
          <w:i/>
          <w:iCs/>
        </w:rPr>
        <w:t>3</w:t>
      </w:r>
      <w:r w:rsidR="00060996" w:rsidRPr="00060996">
        <w:rPr>
          <w:b/>
          <w:bCs/>
          <w:i/>
          <w:iCs/>
        </w:rPr>
        <w:t>)</w:t>
      </w:r>
    </w:p>
    <w:p w:rsidR="00975840" w:rsidRDefault="00975840" w:rsidP="00975840">
      <w:pPr>
        <w:rPr>
          <w:b/>
          <w:bCs/>
        </w:rPr>
      </w:pPr>
    </w:p>
    <w:p w:rsidR="00975840" w:rsidRPr="00BD3C9F" w:rsidRDefault="00975840" w:rsidP="00633AD0">
      <w:pPr>
        <w:numPr>
          <w:ilvl w:val="0"/>
          <w:numId w:val="38"/>
        </w:numPr>
        <w:rPr>
          <w:b/>
          <w:bCs/>
        </w:rPr>
      </w:pPr>
      <w:r>
        <w:t xml:space="preserve">The simulator presses the “ACTIVATE </w:t>
      </w:r>
      <w:r w:rsidR="00633AD0" w:rsidRPr="00633AD0">
        <w:t>CUSTOMER INTERFACE PANEL</w:t>
      </w:r>
      <w:r>
        <w:t xml:space="preserve">” on the </w:t>
      </w:r>
      <w:r w:rsidR="00F87F6B">
        <w:t>OSCP</w:t>
      </w:r>
      <w:r w:rsidR="00C4112D">
        <w:t>.</w:t>
      </w:r>
    </w:p>
    <w:p w:rsidR="00975840" w:rsidRPr="00ED72A2" w:rsidRDefault="00975840" w:rsidP="00F87F6B">
      <w:pPr>
        <w:numPr>
          <w:ilvl w:val="0"/>
          <w:numId w:val="38"/>
        </w:numPr>
        <w:rPr>
          <w:b/>
          <w:bCs/>
        </w:rPr>
      </w:pPr>
      <w:r>
        <w:t xml:space="preserve">The </w:t>
      </w:r>
      <w:r w:rsidR="00F87F6B">
        <w:t>CIP</w:t>
      </w:r>
      <w:r w:rsidR="00C4112D">
        <w:t xml:space="preserve"> will be displayed.</w:t>
      </w:r>
    </w:p>
    <w:p w:rsidR="00975840" w:rsidRDefault="00E90E6D" w:rsidP="00975840">
      <w:pPr>
        <w:numPr>
          <w:ilvl w:val="0"/>
          <w:numId w:val="38"/>
        </w:numPr>
        <w:rPr>
          <w:b/>
          <w:bCs/>
        </w:rPr>
      </w:pPr>
      <w:r>
        <w:t>The Simulate Control Panel Use Case</w:t>
      </w:r>
      <w:r w:rsidR="00975840">
        <w:t xml:space="preserve"> continues</w:t>
      </w:r>
      <w:r w:rsidR="00832DA2">
        <w:t>.</w:t>
      </w:r>
    </w:p>
    <w:p w:rsidR="00832DA2" w:rsidRPr="001A264B" w:rsidRDefault="00832DA2" w:rsidP="00975840"/>
    <w:p w:rsidR="00975840" w:rsidRDefault="00975840" w:rsidP="004E4D49">
      <w:pPr>
        <w:rPr>
          <w:b/>
          <w:bCs/>
        </w:rPr>
      </w:pPr>
      <w:r>
        <w:rPr>
          <w:b/>
          <w:bCs/>
        </w:rPr>
        <w:t xml:space="preserve">[A3] </w:t>
      </w:r>
      <w:r w:rsidR="00C4112D">
        <w:rPr>
          <w:b/>
          <w:bCs/>
        </w:rPr>
        <w:t>–</w:t>
      </w:r>
      <w:r>
        <w:rPr>
          <w:b/>
          <w:bCs/>
        </w:rPr>
        <w:t xml:space="preserve"> Activate</w:t>
      </w:r>
      <w:r w:rsidR="004E4D49" w:rsidRPr="001A264B">
        <w:t xml:space="preserve"> </w:t>
      </w:r>
      <w:r w:rsidR="004E4D49" w:rsidRPr="004E4D49">
        <w:rPr>
          <w:b/>
          <w:bCs/>
        </w:rPr>
        <w:t>Maintainer Interface Panel</w:t>
      </w:r>
      <w:r w:rsidR="00060996">
        <w:rPr>
          <w:b/>
          <w:bCs/>
        </w:rPr>
        <w:t xml:space="preserve"> </w:t>
      </w:r>
      <w:r w:rsidR="00060996" w:rsidRPr="00060996">
        <w:rPr>
          <w:b/>
          <w:bCs/>
          <w:i/>
          <w:iCs/>
        </w:rPr>
        <w:t>(SRS_REQ_10</w:t>
      </w:r>
      <w:r w:rsidR="004B26C5">
        <w:rPr>
          <w:b/>
          <w:bCs/>
          <w:i/>
          <w:iCs/>
        </w:rPr>
        <w:t>4</w:t>
      </w:r>
      <w:r w:rsidR="00060996" w:rsidRPr="00060996">
        <w:rPr>
          <w:b/>
          <w:bCs/>
          <w:i/>
          <w:iCs/>
        </w:rPr>
        <w:t>)</w:t>
      </w:r>
    </w:p>
    <w:p w:rsidR="00975840" w:rsidRPr="00BD3C9F" w:rsidRDefault="00975840" w:rsidP="00633AD0">
      <w:pPr>
        <w:numPr>
          <w:ilvl w:val="0"/>
          <w:numId w:val="39"/>
        </w:numPr>
        <w:rPr>
          <w:b/>
          <w:bCs/>
        </w:rPr>
      </w:pPr>
      <w:r>
        <w:t xml:space="preserve">The simulator presses the “ACTIVATE </w:t>
      </w:r>
      <w:r w:rsidR="00633AD0" w:rsidRPr="00633AD0">
        <w:t>MAINTAINER INTERFACE PANEL</w:t>
      </w:r>
      <w:r>
        <w:t xml:space="preserve">” on the </w:t>
      </w:r>
      <w:r w:rsidR="00F87F6B">
        <w:t>OSCP</w:t>
      </w:r>
      <w:r w:rsidR="009B7065">
        <w:t>.</w:t>
      </w:r>
    </w:p>
    <w:p w:rsidR="00975840" w:rsidRPr="00ED72A2" w:rsidRDefault="00975840" w:rsidP="005438B9">
      <w:pPr>
        <w:numPr>
          <w:ilvl w:val="0"/>
          <w:numId w:val="39"/>
        </w:numPr>
        <w:rPr>
          <w:bCs/>
        </w:rPr>
      </w:pPr>
      <w:r>
        <w:t xml:space="preserve">Once the </w:t>
      </w:r>
      <w:r>
        <w:rPr>
          <w:bCs/>
        </w:rPr>
        <w:t>maintainer input the valid password</w:t>
      </w:r>
      <w:r>
        <w:t>, VMCS will:</w:t>
      </w:r>
    </w:p>
    <w:p w:rsidR="00975840" w:rsidRDefault="00975840" w:rsidP="00963D1E">
      <w:pPr>
        <w:numPr>
          <w:ilvl w:val="1"/>
          <w:numId w:val="39"/>
        </w:numPr>
        <w:rPr>
          <w:bCs/>
        </w:rPr>
      </w:pPr>
      <w:r>
        <w:t xml:space="preserve">Enable the </w:t>
      </w:r>
      <w:r>
        <w:rPr>
          <w:bCs/>
        </w:rPr>
        <w:t xml:space="preserve">“ACTIVATE </w:t>
      </w:r>
      <w:r w:rsidR="003346D3" w:rsidRPr="003346D3">
        <w:t>MACHINERY INTERFACE SIMULATION PANEL</w:t>
      </w:r>
      <w:r>
        <w:rPr>
          <w:bCs/>
        </w:rPr>
        <w:t>”</w:t>
      </w:r>
      <w:r w:rsidR="005438B9" w:rsidRPr="005438B9">
        <w:rPr>
          <w:b/>
          <w:bCs/>
          <w:i/>
          <w:iCs/>
        </w:rPr>
        <w:t xml:space="preserve"> </w:t>
      </w:r>
      <w:r w:rsidR="005438B9" w:rsidRPr="00060996">
        <w:rPr>
          <w:b/>
          <w:bCs/>
          <w:i/>
          <w:iCs/>
        </w:rPr>
        <w:t>(SRS_REQ_10</w:t>
      </w:r>
      <w:r w:rsidR="004B26C5">
        <w:rPr>
          <w:b/>
          <w:bCs/>
          <w:i/>
          <w:iCs/>
        </w:rPr>
        <w:t>5</w:t>
      </w:r>
      <w:r w:rsidR="005438B9" w:rsidRPr="00060996">
        <w:rPr>
          <w:b/>
          <w:bCs/>
          <w:i/>
          <w:iCs/>
        </w:rPr>
        <w:t>)</w:t>
      </w:r>
    </w:p>
    <w:p w:rsidR="00975840" w:rsidRDefault="00975840" w:rsidP="001A264B">
      <w:pPr>
        <w:numPr>
          <w:ilvl w:val="1"/>
          <w:numId w:val="39"/>
        </w:numPr>
        <w:rPr>
          <w:bCs/>
        </w:rPr>
      </w:pPr>
      <w:r>
        <w:rPr>
          <w:bCs/>
        </w:rPr>
        <w:t>Disable the “</w:t>
      </w:r>
      <w:r w:rsidR="009B7065">
        <w:t>ACTIVATE</w:t>
      </w:r>
      <w:r>
        <w:t xml:space="preserve"> CUSTOMER</w:t>
      </w:r>
      <w:r w:rsidR="003346D3">
        <w:t xml:space="preserve"> INTERFACE</w:t>
      </w:r>
      <w:r>
        <w:t xml:space="preserve"> PANEL</w:t>
      </w:r>
      <w:r w:rsidR="00982A5A">
        <w:rPr>
          <w:bCs/>
        </w:rPr>
        <w:t>”</w:t>
      </w:r>
    </w:p>
    <w:p w:rsidR="00975840" w:rsidRPr="00367A0E" w:rsidRDefault="00E90E6D" w:rsidP="00975840">
      <w:pPr>
        <w:numPr>
          <w:ilvl w:val="0"/>
          <w:numId w:val="39"/>
        </w:numPr>
        <w:rPr>
          <w:bCs/>
        </w:rPr>
      </w:pPr>
      <w:r>
        <w:t xml:space="preserve">The Simulate Control Panel Use Case </w:t>
      </w:r>
      <w:r w:rsidR="00975840">
        <w:t>continues</w:t>
      </w:r>
      <w:r w:rsidR="00832DA2">
        <w:t>.</w:t>
      </w:r>
    </w:p>
    <w:p w:rsidR="00975840" w:rsidRDefault="00975840" w:rsidP="001A264B">
      <w:pPr>
        <w:rPr>
          <w:bCs/>
        </w:rPr>
      </w:pPr>
    </w:p>
    <w:p w:rsidR="00975840" w:rsidRDefault="001027E3" w:rsidP="00B74937">
      <w:pPr>
        <w:pStyle w:val="Heading4"/>
      </w:pPr>
      <w:r>
        <w:t>Post-condition(s)</w:t>
      </w:r>
    </w:p>
    <w:p w:rsidR="009B7065" w:rsidRPr="009B7065" w:rsidRDefault="009B7065" w:rsidP="009B7065"/>
    <w:p w:rsidR="00975840" w:rsidRDefault="00975840" w:rsidP="00D35928">
      <w:pPr>
        <w:numPr>
          <w:ilvl w:val="0"/>
          <w:numId w:val="42"/>
        </w:numPr>
        <w:ind w:left="360" w:hanging="360"/>
      </w:pPr>
      <w:r>
        <w:t xml:space="preserve">The selected button </w:t>
      </w:r>
      <w:r w:rsidR="00D35928">
        <w:t>shall activate</w:t>
      </w:r>
      <w:r>
        <w:t xml:space="preserve"> and simulate accordingly.</w:t>
      </w:r>
    </w:p>
    <w:p w:rsidR="00975840" w:rsidRDefault="00975840" w:rsidP="009B7065"/>
    <w:p w:rsidR="00975840" w:rsidRDefault="00975840" w:rsidP="00975840">
      <w:pPr>
        <w:pStyle w:val="Heading4"/>
      </w:pPr>
      <w:r>
        <w:t>Rule(s) and Constraint(s)</w:t>
      </w:r>
    </w:p>
    <w:p w:rsidR="00975840" w:rsidRDefault="00B74937" w:rsidP="009D06A4">
      <w:pPr>
        <w:numPr>
          <w:ilvl w:val="0"/>
          <w:numId w:val="43"/>
        </w:numPr>
        <w:ind w:left="360" w:hanging="360"/>
      </w:pPr>
      <w:r>
        <w:t>Only s</w:t>
      </w:r>
      <w:r w:rsidR="001D066F">
        <w:t>imulator or</w:t>
      </w:r>
      <w:r w:rsidR="00975840">
        <w:t xml:space="preserve"> </w:t>
      </w:r>
      <w:r>
        <w:t>c</w:t>
      </w:r>
      <w:r w:rsidR="00975840">
        <w:t xml:space="preserve">ustomer or </w:t>
      </w:r>
      <w:r w:rsidR="001A264B">
        <w:t>m</w:t>
      </w:r>
      <w:r w:rsidR="00633AD0">
        <w:t xml:space="preserve">aintainer </w:t>
      </w:r>
      <w:r>
        <w:t xml:space="preserve">can </w:t>
      </w:r>
      <w:r w:rsidR="00633AD0">
        <w:t>use</w:t>
      </w:r>
      <w:r w:rsidR="00975840">
        <w:t xml:space="preserve"> the </w:t>
      </w:r>
      <w:r w:rsidR="009D06A4">
        <w:t>VM</w:t>
      </w:r>
      <w:r w:rsidR="00975840">
        <w:t xml:space="preserve"> once at </w:t>
      </w:r>
      <w:r w:rsidR="001D066F">
        <w:t>the same</w:t>
      </w:r>
      <w:r w:rsidR="00975840">
        <w:t xml:space="preserve"> time.</w:t>
      </w:r>
    </w:p>
    <w:p w:rsidR="00975840" w:rsidRDefault="00975840" w:rsidP="00975840">
      <w:pPr>
        <w:pStyle w:val="Heading4"/>
      </w:pPr>
      <w:r>
        <w:t>GUI</w:t>
      </w:r>
    </w:p>
    <w:p w:rsidR="00B1421C" w:rsidRDefault="00B1421C" w:rsidP="00B1421C"/>
    <w:p w:rsidR="00042CEE" w:rsidRDefault="00042CEE" w:rsidP="00B1421C"/>
    <w:p w:rsidR="00B1421C" w:rsidRDefault="00DA27BB" w:rsidP="00B1421C">
      <w:pPr>
        <w:jc w:val="center"/>
      </w:pPr>
      <w:r>
        <w:rPr>
          <w:noProof/>
        </w:rPr>
        <w:drawing>
          <wp:inline distT="0" distB="0" distL="0" distR="0">
            <wp:extent cx="4097655" cy="4761865"/>
            <wp:effectExtent l="0" t="0" r="0" b="635"/>
            <wp:docPr id="9" name="Picture 9" descr="D:\Google Drive\MNP1103 - Software Requirements and Design\Pouya\UI\OS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Google Drive\MNP1103 - Software Requirements and Design\Pouya\UI\OSC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655" cy="4761865"/>
                    </a:xfrm>
                    <a:prstGeom prst="rect">
                      <a:avLst/>
                    </a:prstGeom>
                    <a:noFill/>
                    <a:ln>
                      <a:noFill/>
                    </a:ln>
                  </pic:spPr>
                </pic:pic>
              </a:graphicData>
            </a:graphic>
          </wp:inline>
        </w:drawing>
      </w:r>
    </w:p>
    <w:p w:rsidR="00B1421C" w:rsidRDefault="00B1421C" w:rsidP="00B1421C"/>
    <w:p w:rsidR="00042CEE" w:rsidRPr="00B1421C" w:rsidRDefault="00042CEE" w:rsidP="00B1421C"/>
    <w:p w:rsidR="00B1421C" w:rsidRPr="00B1421C" w:rsidRDefault="00B1421C" w:rsidP="00B1421C">
      <w:pPr>
        <w:pStyle w:val="Heading4"/>
      </w:pPr>
      <w:r>
        <w:t>Notes</w:t>
      </w:r>
    </w:p>
    <w:p w:rsidR="00975840" w:rsidRDefault="00975840" w:rsidP="00975840"/>
    <w:p w:rsidR="00387A56" w:rsidRDefault="00975840" w:rsidP="003E064F">
      <w:pPr>
        <w:pStyle w:val="Heading3"/>
        <w:rPr>
          <w:noProof/>
        </w:rPr>
      </w:pPr>
      <w:r>
        <w:br w:type="page"/>
      </w:r>
      <w:bookmarkStart w:id="60" w:name="_Toc370719513"/>
      <w:bookmarkStart w:id="61" w:name="_Toc371457158"/>
      <w:r w:rsidR="00011D52">
        <w:rPr>
          <w:noProof/>
        </w:rPr>
        <w:t>Buy Drinks</w:t>
      </w:r>
      <w:r w:rsidR="003E064F">
        <w:t xml:space="preserve"> Use Case</w:t>
      </w:r>
      <w:r w:rsidR="00387A56">
        <w:rPr>
          <w:noProof/>
        </w:rPr>
        <w:t xml:space="preserve"> </w:t>
      </w:r>
      <w:r w:rsidR="00387A56" w:rsidRPr="00975840">
        <w:rPr>
          <w:i/>
          <w:iCs/>
          <w:noProof/>
        </w:rPr>
        <w:t>(SRS_REQ_</w:t>
      </w:r>
      <w:r w:rsidR="00832DA2">
        <w:rPr>
          <w:i/>
          <w:iCs/>
          <w:noProof/>
        </w:rPr>
        <w:t>2</w:t>
      </w:r>
      <w:r w:rsidR="00387A56" w:rsidRPr="00975840">
        <w:rPr>
          <w:i/>
          <w:iCs/>
          <w:noProof/>
        </w:rPr>
        <w:t>00)</w:t>
      </w:r>
      <w:bookmarkEnd w:id="60"/>
      <w:bookmarkEnd w:id="61"/>
    </w:p>
    <w:p w:rsidR="00011D52" w:rsidRDefault="00011D52"/>
    <w:p w:rsidR="000C1219" w:rsidRDefault="000C1219"/>
    <w:p w:rsidR="000C1219" w:rsidRDefault="00BC0393" w:rsidP="000C1219">
      <w:pPr>
        <w:jc w:val="center"/>
      </w:pPr>
      <w:r>
        <w:pict w14:anchorId="5E54CED5">
          <v:shape id="_x0000_i1027" type="#_x0000_t75" style="width:276.3pt;height:112.2pt">
            <v:imagedata r:id="rId22" o:title=""/>
          </v:shape>
        </w:pict>
      </w:r>
    </w:p>
    <w:p w:rsidR="000C1219" w:rsidRDefault="000C1219"/>
    <w:p w:rsidR="000C1219" w:rsidRDefault="000C1219"/>
    <w:p w:rsidR="00011D52" w:rsidRDefault="00975840" w:rsidP="005E035B">
      <w:pPr>
        <w:pStyle w:val="Caption"/>
      </w:pPr>
      <w:bookmarkStart w:id="62" w:name="_Toc371457179"/>
      <w:r>
        <w:t xml:space="preserve">Figure </w:t>
      </w:r>
      <w:fldSimple w:instr=" SEQ Figure \* ARABIC ">
        <w:r w:rsidR="009329C2">
          <w:rPr>
            <w:noProof/>
          </w:rPr>
          <w:t>4</w:t>
        </w:r>
      </w:fldSimple>
      <w:r w:rsidR="005E035B">
        <w:t xml:space="preserve"> : Buy Drinks Use Case</w:t>
      </w:r>
      <w:bookmarkEnd w:id="62"/>
    </w:p>
    <w:p w:rsidR="00387A56" w:rsidRDefault="00387A56" w:rsidP="00EA7D5E">
      <w:pPr>
        <w:pStyle w:val="Heading4"/>
      </w:pPr>
      <w:r>
        <w:t>Brief Description</w:t>
      </w:r>
    </w:p>
    <w:p w:rsidR="00387A56" w:rsidRDefault="00387A56"/>
    <w:p w:rsidR="00011D52" w:rsidRPr="00944974" w:rsidRDefault="00633AD0" w:rsidP="009B7065">
      <w:pPr>
        <w:rPr>
          <w:rFonts w:cs="Verdana"/>
        </w:rPr>
      </w:pPr>
      <w:r>
        <w:rPr>
          <w:rFonts w:cs="Verdana"/>
        </w:rPr>
        <w:t>The Buy Drinks Use Case</w:t>
      </w:r>
      <w:r w:rsidR="00011D52" w:rsidRPr="00944974">
        <w:rPr>
          <w:rFonts w:cs="Verdana"/>
        </w:rPr>
        <w:t xml:space="preserve"> provides the capability </w:t>
      </w:r>
      <w:r w:rsidR="009B7065" w:rsidRPr="00944974">
        <w:rPr>
          <w:rFonts w:cs="Verdana"/>
        </w:rPr>
        <w:t xml:space="preserve">to buy drinks </w:t>
      </w:r>
      <w:r w:rsidR="00011D52" w:rsidRPr="00944974">
        <w:rPr>
          <w:rFonts w:cs="Verdana"/>
        </w:rPr>
        <w:t>for the customer</w:t>
      </w:r>
      <w:r w:rsidR="00310C31">
        <w:rPr>
          <w:rFonts w:cs="Verdana"/>
        </w:rPr>
        <w:t>.</w:t>
      </w:r>
    </w:p>
    <w:p w:rsidR="00011D52" w:rsidRPr="00944974" w:rsidRDefault="00011D52">
      <w:pPr>
        <w:rPr>
          <w:rFonts w:cs="Tahoma"/>
        </w:rPr>
      </w:pPr>
    </w:p>
    <w:p w:rsidR="00387A56" w:rsidRPr="00944974" w:rsidRDefault="00387A56" w:rsidP="00EA7D5E">
      <w:pPr>
        <w:pStyle w:val="Heading4"/>
      </w:pPr>
      <w:r w:rsidRPr="00944974">
        <w:t>Characteristic of Activation</w:t>
      </w:r>
    </w:p>
    <w:p w:rsidR="00387A56" w:rsidRPr="00944974" w:rsidRDefault="00387A56"/>
    <w:p w:rsidR="00387A56" w:rsidRPr="00944974" w:rsidRDefault="00E90E6D" w:rsidP="00E90E6D">
      <w:pPr>
        <w:rPr>
          <w:rFonts w:cs="Verdana"/>
        </w:rPr>
      </w:pPr>
      <w:r>
        <w:t>The Buy Drinks Use Case</w:t>
      </w:r>
      <w:r w:rsidR="009B7065">
        <w:rPr>
          <w:rFonts w:cs="Verdana"/>
        </w:rPr>
        <w:t xml:space="preserve"> </w:t>
      </w:r>
      <w:r w:rsidR="00234E5B">
        <w:rPr>
          <w:rFonts w:cs="Verdana"/>
        </w:rPr>
        <w:t>is initiated</w:t>
      </w:r>
      <w:r w:rsidR="00971FD7" w:rsidRPr="00944974">
        <w:rPr>
          <w:rFonts w:cs="Verdana"/>
        </w:rPr>
        <w:t xml:space="preserve"> by </w:t>
      </w:r>
      <w:r w:rsidR="00234E5B">
        <w:rPr>
          <w:rFonts w:cs="Verdana"/>
        </w:rPr>
        <w:t xml:space="preserve">the </w:t>
      </w:r>
      <w:r w:rsidR="00971FD7" w:rsidRPr="00944974">
        <w:rPr>
          <w:rFonts w:cs="Verdana"/>
        </w:rPr>
        <w:t>customer.</w:t>
      </w:r>
    </w:p>
    <w:p w:rsidR="00387A56" w:rsidRPr="00944974" w:rsidRDefault="00387A56"/>
    <w:p w:rsidR="00387A56" w:rsidRPr="00944974" w:rsidRDefault="00387A56" w:rsidP="00EA7D5E">
      <w:pPr>
        <w:pStyle w:val="Heading4"/>
      </w:pPr>
      <w:commentRangeStart w:id="63"/>
      <w:r w:rsidRPr="00944974">
        <w:t>Pre-Condition</w:t>
      </w:r>
      <w:commentRangeEnd w:id="63"/>
      <w:r w:rsidR="00E90E6D">
        <w:rPr>
          <w:rStyle w:val="CommentReference"/>
          <w:b w:val="0"/>
        </w:rPr>
        <w:commentReference w:id="63"/>
      </w:r>
    </w:p>
    <w:p w:rsidR="00387A56" w:rsidRDefault="00387A56"/>
    <w:p w:rsidR="00874BE7" w:rsidRDefault="00874BE7" w:rsidP="00874BE7">
      <w:pPr>
        <w:numPr>
          <w:ilvl w:val="0"/>
          <w:numId w:val="7"/>
        </w:numPr>
        <w:ind w:left="450" w:hanging="450"/>
        <w:rPr>
          <w:rFonts w:cs="Verdana"/>
        </w:rPr>
      </w:pPr>
      <w:r>
        <w:rPr>
          <w:rFonts w:cs="Verdana"/>
        </w:rPr>
        <w:t>The machine should not be under</w:t>
      </w:r>
      <w:r w:rsidR="00234E5B">
        <w:rPr>
          <w:rFonts w:cs="Verdana"/>
        </w:rPr>
        <w:t xml:space="preserve"> the</w:t>
      </w:r>
      <w:r>
        <w:rPr>
          <w:rFonts w:cs="Verdana"/>
        </w:rPr>
        <w:t xml:space="preserve"> maintenance</w:t>
      </w:r>
      <w:r w:rsidR="009B7065">
        <w:rPr>
          <w:rFonts w:cs="Verdana"/>
        </w:rPr>
        <w:t>.</w:t>
      </w:r>
    </w:p>
    <w:p w:rsidR="00387A56" w:rsidRDefault="00387A56"/>
    <w:p w:rsidR="00387A56" w:rsidRDefault="00387A56" w:rsidP="00EA7D5E">
      <w:pPr>
        <w:pStyle w:val="Heading4"/>
      </w:pPr>
      <w:r>
        <w:t>Description</w:t>
      </w:r>
    </w:p>
    <w:p w:rsidR="00387A56" w:rsidRDefault="00057593">
      <w:pPr>
        <w:pStyle w:val="Heading5"/>
      </w:pPr>
      <w:r>
        <w:t xml:space="preserve"> </w:t>
      </w:r>
      <w:r w:rsidR="00387A56">
        <w:t>Basic Flow</w:t>
      </w:r>
    </w:p>
    <w:p w:rsidR="00832DA2" w:rsidRPr="00832DA2" w:rsidRDefault="00832DA2" w:rsidP="00832DA2"/>
    <w:p w:rsidR="009B7065" w:rsidRDefault="00E90E6D" w:rsidP="000B6BC3">
      <w:pPr>
        <w:numPr>
          <w:ilvl w:val="0"/>
          <w:numId w:val="8"/>
        </w:numPr>
        <w:ind w:left="450" w:hanging="450"/>
        <w:rPr>
          <w:rFonts w:cs="Verdana"/>
        </w:rPr>
      </w:pPr>
      <w:r>
        <w:t>The Buy Drinks Use Case</w:t>
      </w:r>
      <w:r>
        <w:rPr>
          <w:rFonts w:cs="Verdana"/>
        </w:rPr>
        <w:t xml:space="preserve"> </w:t>
      </w:r>
      <w:r w:rsidR="0031710B" w:rsidRPr="00B40B30">
        <w:rPr>
          <w:rFonts w:cs="Verdana"/>
        </w:rPr>
        <w:t>begins wh</w:t>
      </w:r>
      <w:r w:rsidR="009B7065">
        <w:rPr>
          <w:rFonts w:cs="Verdana"/>
        </w:rPr>
        <w:t>en the customer selects a drink</w:t>
      </w:r>
      <w:r w:rsidR="0031710B" w:rsidRPr="00B40B30">
        <w:rPr>
          <w:rFonts w:cs="Verdana"/>
        </w:rPr>
        <w:t xml:space="preserve"> brand</w:t>
      </w:r>
      <w:r w:rsidR="00A93D00" w:rsidRPr="00B40B30">
        <w:rPr>
          <w:rFonts w:cs="Verdana"/>
        </w:rPr>
        <w:t>.</w:t>
      </w:r>
      <w:r w:rsidR="000B6BC3">
        <w:rPr>
          <w:rFonts w:cs="Verdana"/>
        </w:rPr>
        <w:t xml:space="preserve"> </w:t>
      </w:r>
      <w:r w:rsidR="000B6BC3" w:rsidRPr="00060996">
        <w:rPr>
          <w:b/>
          <w:bCs/>
          <w:i/>
          <w:iCs/>
        </w:rPr>
        <w:t>(SRS_REQ_</w:t>
      </w:r>
      <w:r w:rsidR="000B6BC3">
        <w:rPr>
          <w:b/>
          <w:bCs/>
          <w:i/>
          <w:iCs/>
        </w:rPr>
        <w:t>2</w:t>
      </w:r>
      <w:r w:rsidR="000B6BC3" w:rsidRPr="00060996">
        <w:rPr>
          <w:b/>
          <w:bCs/>
          <w:i/>
          <w:iCs/>
        </w:rPr>
        <w:t>0</w:t>
      </w:r>
      <w:r w:rsidR="00BB2F60">
        <w:rPr>
          <w:b/>
          <w:bCs/>
          <w:i/>
          <w:iCs/>
        </w:rPr>
        <w:t>1</w:t>
      </w:r>
      <w:r w:rsidR="000B6BC3" w:rsidRPr="00060996">
        <w:rPr>
          <w:b/>
          <w:bCs/>
          <w:i/>
          <w:iCs/>
        </w:rPr>
        <w:t>)</w:t>
      </w:r>
    </w:p>
    <w:p w:rsidR="00387A56" w:rsidRPr="00B40B30" w:rsidRDefault="00A93D00" w:rsidP="000B6BC3">
      <w:pPr>
        <w:ind w:firstLine="720"/>
        <w:rPr>
          <w:rFonts w:cs="Verdana"/>
        </w:rPr>
      </w:pPr>
      <w:r w:rsidRPr="00B40B30">
        <w:rPr>
          <w:rFonts w:cs="Verdana"/>
        </w:rPr>
        <w:t xml:space="preserve"> </w:t>
      </w:r>
      <w:r w:rsidR="009B7065">
        <w:rPr>
          <w:rFonts w:cs="Verdana"/>
          <w:b/>
          <w:bCs/>
        </w:rPr>
        <w:t xml:space="preserve">[A1] - </w:t>
      </w:r>
      <w:r w:rsidRPr="00B40B30">
        <w:rPr>
          <w:rFonts w:cs="Verdana"/>
          <w:b/>
          <w:bCs/>
        </w:rPr>
        <w:t>Terminate Transaction</w:t>
      </w:r>
      <w:r w:rsidR="000B6BC3">
        <w:rPr>
          <w:rFonts w:cs="Verdana"/>
          <w:b/>
          <w:bCs/>
        </w:rPr>
        <w:t xml:space="preserve"> </w:t>
      </w:r>
      <w:r w:rsidR="000B6BC3" w:rsidRPr="00060996">
        <w:rPr>
          <w:b/>
          <w:bCs/>
          <w:i/>
          <w:iCs/>
        </w:rPr>
        <w:t>(SRS_REQ_</w:t>
      </w:r>
      <w:r w:rsidR="000B6BC3">
        <w:rPr>
          <w:b/>
          <w:bCs/>
          <w:i/>
          <w:iCs/>
        </w:rPr>
        <w:t>2</w:t>
      </w:r>
      <w:r w:rsidR="000B6BC3" w:rsidRPr="00060996">
        <w:rPr>
          <w:b/>
          <w:bCs/>
          <w:i/>
          <w:iCs/>
        </w:rPr>
        <w:t>0</w:t>
      </w:r>
      <w:r w:rsidR="00BB2F60">
        <w:rPr>
          <w:b/>
          <w:bCs/>
          <w:i/>
          <w:iCs/>
        </w:rPr>
        <w:t>2</w:t>
      </w:r>
      <w:r w:rsidR="000B6BC3" w:rsidRPr="00060996">
        <w:rPr>
          <w:b/>
          <w:bCs/>
          <w:i/>
          <w:iCs/>
        </w:rPr>
        <w:t>)</w:t>
      </w:r>
    </w:p>
    <w:p w:rsidR="009B7065" w:rsidRDefault="00BA2A6B" w:rsidP="00D41651">
      <w:pPr>
        <w:numPr>
          <w:ilvl w:val="0"/>
          <w:numId w:val="8"/>
        </w:numPr>
        <w:ind w:left="450" w:hanging="450"/>
        <w:rPr>
          <w:rFonts w:cs="Verdana"/>
        </w:rPr>
      </w:pPr>
      <w:r w:rsidRPr="00517D5D">
        <w:rPr>
          <w:rFonts w:cs="Verdana"/>
        </w:rPr>
        <w:t xml:space="preserve">The VMCS </w:t>
      </w:r>
      <w:r w:rsidR="00085006">
        <w:rPr>
          <w:rFonts w:cs="Verdana"/>
        </w:rPr>
        <w:t>will</w:t>
      </w:r>
      <w:r w:rsidRPr="00517D5D">
        <w:rPr>
          <w:rFonts w:cs="Verdana"/>
        </w:rPr>
        <w:t xml:space="preserve"> display and the price</w:t>
      </w:r>
      <w:r w:rsidR="00085006">
        <w:rPr>
          <w:rFonts w:cs="Verdana"/>
        </w:rPr>
        <w:t xml:space="preserve"> to the customer</w:t>
      </w:r>
      <w:r w:rsidR="008A2708">
        <w:rPr>
          <w:rFonts w:cs="Verdana"/>
        </w:rPr>
        <w:t>,</w:t>
      </w:r>
      <w:r w:rsidRPr="00517D5D">
        <w:rPr>
          <w:rFonts w:cs="Verdana"/>
        </w:rPr>
        <w:t xml:space="preserve"> </w:t>
      </w:r>
      <w:r w:rsidR="008A2708">
        <w:rPr>
          <w:rFonts w:cs="Verdana"/>
        </w:rPr>
        <w:t xml:space="preserve">provided that the selected brand was </w:t>
      </w:r>
      <w:r w:rsidR="00C16918">
        <w:rPr>
          <w:rFonts w:cs="Verdana"/>
        </w:rPr>
        <w:t>available.</w:t>
      </w:r>
      <w:r w:rsidR="00CA7D74" w:rsidRPr="001A264B">
        <w:rPr>
          <w:b/>
        </w:rPr>
        <w:t xml:space="preserve"> </w:t>
      </w:r>
      <w:r w:rsidR="00CA7D74" w:rsidRPr="00060996">
        <w:rPr>
          <w:b/>
          <w:bCs/>
          <w:i/>
          <w:iCs/>
        </w:rPr>
        <w:t>(SRS_REQ_</w:t>
      </w:r>
      <w:r w:rsidR="00CA7D74">
        <w:rPr>
          <w:b/>
          <w:bCs/>
          <w:i/>
          <w:iCs/>
        </w:rPr>
        <w:t>2</w:t>
      </w:r>
      <w:r w:rsidR="00CA7D74" w:rsidRPr="00060996">
        <w:rPr>
          <w:b/>
          <w:bCs/>
          <w:i/>
          <w:iCs/>
        </w:rPr>
        <w:t>0</w:t>
      </w:r>
      <w:r w:rsidR="00CA7D74">
        <w:rPr>
          <w:b/>
          <w:bCs/>
          <w:i/>
          <w:iCs/>
        </w:rPr>
        <w:t>4</w:t>
      </w:r>
      <w:r w:rsidR="00CA7D74" w:rsidRPr="00060996">
        <w:rPr>
          <w:b/>
          <w:bCs/>
          <w:i/>
          <w:iCs/>
        </w:rPr>
        <w:t>)</w:t>
      </w:r>
      <w:r w:rsidR="006F49C6">
        <w:rPr>
          <w:b/>
          <w:bCs/>
          <w:i/>
          <w:iCs/>
        </w:rPr>
        <w:t xml:space="preserve">, </w:t>
      </w:r>
      <w:r w:rsidR="006F49C6" w:rsidRPr="00060996">
        <w:rPr>
          <w:b/>
          <w:bCs/>
          <w:i/>
          <w:iCs/>
        </w:rPr>
        <w:t>(SRS_REQ_</w:t>
      </w:r>
      <w:r w:rsidR="006F49C6">
        <w:rPr>
          <w:b/>
          <w:bCs/>
          <w:i/>
          <w:iCs/>
        </w:rPr>
        <w:t>2</w:t>
      </w:r>
      <w:r w:rsidR="006F49C6" w:rsidRPr="00060996">
        <w:rPr>
          <w:b/>
          <w:bCs/>
          <w:i/>
          <w:iCs/>
        </w:rPr>
        <w:t>0</w:t>
      </w:r>
      <w:r w:rsidR="006F49C6">
        <w:rPr>
          <w:b/>
          <w:bCs/>
          <w:i/>
          <w:iCs/>
        </w:rPr>
        <w:t>5</w:t>
      </w:r>
      <w:r w:rsidR="006F49C6" w:rsidRPr="00060996">
        <w:rPr>
          <w:b/>
          <w:bCs/>
          <w:i/>
          <w:iCs/>
        </w:rPr>
        <w:t>)</w:t>
      </w:r>
    </w:p>
    <w:p w:rsidR="0031710B" w:rsidRPr="00517D5D" w:rsidRDefault="009B7065" w:rsidP="009B7065">
      <w:pPr>
        <w:ind w:left="450" w:firstLine="270"/>
        <w:rPr>
          <w:rFonts w:cs="Verdana"/>
        </w:rPr>
      </w:pPr>
      <w:r>
        <w:rPr>
          <w:rFonts w:cs="Verdana"/>
          <w:b/>
          <w:bCs/>
        </w:rPr>
        <w:t xml:space="preserve">[E1] - </w:t>
      </w:r>
      <w:r w:rsidR="00BA2A6B" w:rsidRPr="00517D5D">
        <w:rPr>
          <w:rFonts w:cs="Verdana"/>
          <w:b/>
          <w:bCs/>
        </w:rPr>
        <w:t>Brand Not Available</w:t>
      </w:r>
    </w:p>
    <w:p w:rsidR="009B7065" w:rsidRDefault="00A93D00" w:rsidP="009D06A4">
      <w:pPr>
        <w:numPr>
          <w:ilvl w:val="0"/>
          <w:numId w:val="8"/>
        </w:numPr>
        <w:ind w:left="450" w:hanging="450"/>
        <w:rPr>
          <w:rFonts w:cs="Verdana"/>
        </w:rPr>
      </w:pPr>
      <w:r w:rsidRPr="00517D5D">
        <w:rPr>
          <w:rFonts w:cs="Verdana"/>
        </w:rPr>
        <w:t xml:space="preserve">The customer will insert the </w:t>
      </w:r>
      <w:r w:rsidR="00874BE7" w:rsidRPr="00517D5D">
        <w:rPr>
          <w:rFonts w:cs="Verdana"/>
        </w:rPr>
        <w:t>money</w:t>
      </w:r>
      <w:r w:rsidR="00BB2F60">
        <w:rPr>
          <w:rFonts w:cs="Verdana"/>
        </w:rPr>
        <w:t xml:space="preserve"> and </w:t>
      </w:r>
      <w:r w:rsidR="009D06A4">
        <w:rPr>
          <w:rFonts w:cs="Verdana"/>
        </w:rPr>
        <w:t xml:space="preserve">VM </w:t>
      </w:r>
      <w:r w:rsidR="008F7849">
        <w:rPr>
          <w:rFonts w:cs="Verdana"/>
        </w:rPr>
        <w:t>receives</w:t>
      </w:r>
      <w:r w:rsidR="00BB2F60">
        <w:rPr>
          <w:rFonts w:cs="Verdana"/>
        </w:rPr>
        <w:t xml:space="preserve"> the money.</w:t>
      </w:r>
      <w:r w:rsidR="00BB2F60">
        <w:rPr>
          <w:rFonts w:cs="Verdana"/>
          <w:b/>
          <w:bCs/>
        </w:rPr>
        <w:t xml:space="preserve"> </w:t>
      </w:r>
      <w:r w:rsidR="00BB2F60" w:rsidRPr="00060996">
        <w:rPr>
          <w:b/>
          <w:bCs/>
          <w:i/>
          <w:iCs/>
        </w:rPr>
        <w:t>(SRS_REQ_</w:t>
      </w:r>
      <w:r w:rsidR="00BB2F60">
        <w:rPr>
          <w:b/>
          <w:bCs/>
          <w:i/>
          <w:iCs/>
        </w:rPr>
        <w:t>2</w:t>
      </w:r>
      <w:r w:rsidR="00BB2F60" w:rsidRPr="00060996">
        <w:rPr>
          <w:b/>
          <w:bCs/>
          <w:i/>
          <w:iCs/>
        </w:rPr>
        <w:t>0</w:t>
      </w:r>
      <w:r w:rsidR="00BB2F60">
        <w:rPr>
          <w:b/>
          <w:bCs/>
          <w:i/>
          <w:iCs/>
        </w:rPr>
        <w:t>3</w:t>
      </w:r>
      <w:r w:rsidR="00BB2F60" w:rsidRPr="00060996">
        <w:rPr>
          <w:b/>
          <w:bCs/>
          <w:i/>
          <w:iCs/>
        </w:rPr>
        <w:t>)</w:t>
      </w:r>
    </w:p>
    <w:p w:rsidR="00BA2A6B" w:rsidRPr="00517D5D" w:rsidRDefault="00A93D00" w:rsidP="009B7065">
      <w:pPr>
        <w:ind w:left="450" w:firstLine="270"/>
        <w:rPr>
          <w:rFonts w:cs="Verdana"/>
        </w:rPr>
      </w:pPr>
      <w:r w:rsidRPr="00517D5D">
        <w:rPr>
          <w:rFonts w:cs="Verdana"/>
          <w:b/>
          <w:bCs/>
        </w:rPr>
        <w:t>[A1]</w:t>
      </w:r>
      <w:r w:rsidR="009B7065">
        <w:rPr>
          <w:rFonts w:cs="Verdana"/>
          <w:b/>
          <w:bCs/>
        </w:rPr>
        <w:t xml:space="preserve"> - </w:t>
      </w:r>
      <w:r w:rsidRPr="00517D5D">
        <w:rPr>
          <w:rFonts w:cs="Verdana"/>
          <w:b/>
          <w:bCs/>
        </w:rPr>
        <w:t>Terminate Transaction</w:t>
      </w:r>
    </w:p>
    <w:p w:rsidR="009B7065" w:rsidRPr="009B7065" w:rsidRDefault="00BC748E" w:rsidP="008A2708">
      <w:pPr>
        <w:numPr>
          <w:ilvl w:val="0"/>
          <w:numId w:val="8"/>
        </w:numPr>
        <w:ind w:left="450" w:hanging="450"/>
        <w:rPr>
          <w:rFonts w:cs="Verdana"/>
        </w:rPr>
      </w:pPr>
      <w:r w:rsidRPr="00B40B30">
        <w:rPr>
          <w:rFonts w:cs="Verdana"/>
          <w:bCs/>
        </w:rPr>
        <w:t>The VMCS</w:t>
      </w:r>
      <w:r w:rsidR="008A2708">
        <w:rPr>
          <w:rFonts w:cs="Verdana"/>
          <w:bCs/>
        </w:rPr>
        <w:t xml:space="preserve"> will</w:t>
      </w:r>
      <w:r w:rsidRPr="00B40B30">
        <w:rPr>
          <w:rFonts w:cs="Verdana"/>
          <w:bCs/>
        </w:rPr>
        <w:t xml:space="preserve"> validate</w:t>
      </w:r>
      <w:r w:rsidR="008A2708">
        <w:rPr>
          <w:rFonts w:cs="Verdana"/>
          <w:bCs/>
        </w:rPr>
        <w:t xml:space="preserve"> inserted </w:t>
      </w:r>
      <w:r w:rsidR="0088035C" w:rsidRPr="00B40B30">
        <w:rPr>
          <w:rFonts w:cs="Verdana"/>
          <w:bCs/>
        </w:rPr>
        <w:t>money</w:t>
      </w:r>
      <w:r w:rsidRPr="00B40B30">
        <w:rPr>
          <w:rFonts w:cs="Verdana"/>
          <w:bCs/>
        </w:rPr>
        <w:t>.</w:t>
      </w:r>
      <w:r w:rsidR="006F49C6">
        <w:rPr>
          <w:rFonts w:cs="Verdana"/>
          <w:b/>
          <w:bCs/>
        </w:rPr>
        <w:t xml:space="preserve"> </w:t>
      </w:r>
      <w:r w:rsidR="006F49C6" w:rsidRPr="00060996">
        <w:rPr>
          <w:b/>
          <w:bCs/>
          <w:i/>
          <w:iCs/>
        </w:rPr>
        <w:t>(SRS_REQ_</w:t>
      </w:r>
      <w:r w:rsidR="006F49C6">
        <w:rPr>
          <w:b/>
          <w:bCs/>
          <w:i/>
          <w:iCs/>
        </w:rPr>
        <w:t>2</w:t>
      </w:r>
      <w:r w:rsidR="006F49C6" w:rsidRPr="00060996">
        <w:rPr>
          <w:b/>
          <w:bCs/>
          <w:i/>
          <w:iCs/>
        </w:rPr>
        <w:t>0</w:t>
      </w:r>
      <w:r w:rsidR="006F49C6">
        <w:rPr>
          <w:b/>
          <w:bCs/>
          <w:i/>
          <w:iCs/>
        </w:rPr>
        <w:t>8</w:t>
      </w:r>
      <w:r w:rsidR="006F49C6" w:rsidRPr="00060996">
        <w:rPr>
          <w:b/>
          <w:bCs/>
          <w:i/>
          <w:iCs/>
        </w:rPr>
        <w:t>)</w:t>
      </w:r>
    </w:p>
    <w:p w:rsidR="00BC748E" w:rsidRPr="00B40B30" w:rsidRDefault="00BC748E" w:rsidP="009B7065">
      <w:pPr>
        <w:ind w:left="450" w:firstLine="270"/>
        <w:rPr>
          <w:rFonts w:cs="Verdana"/>
        </w:rPr>
      </w:pPr>
      <w:r w:rsidRPr="00B40B30">
        <w:rPr>
          <w:rFonts w:cs="Verdana"/>
          <w:b/>
          <w:bCs/>
        </w:rPr>
        <w:t>[E2]</w:t>
      </w:r>
      <w:r w:rsidR="009B7065">
        <w:rPr>
          <w:rFonts w:cs="Verdana"/>
          <w:b/>
          <w:bCs/>
        </w:rPr>
        <w:t xml:space="preserve"> - </w:t>
      </w:r>
      <w:r w:rsidR="00E9180B" w:rsidRPr="00B40B30">
        <w:rPr>
          <w:rFonts w:cs="Verdana"/>
          <w:b/>
          <w:bCs/>
        </w:rPr>
        <w:t>Invalid money</w:t>
      </w:r>
    </w:p>
    <w:p w:rsidR="009B7065" w:rsidRDefault="006750FA" w:rsidP="001B1C5F">
      <w:pPr>
        <w:numPr>
          <w:ilvl w:val="0"/>
          <w:numId w:val="8"/>
        </w:numPr>
        <w:ind w:left="450" w:hanging="450"/>
        <w:rPr>
          <w:rFonts w:cs="Verdana"/>
          <w:bCs/>
        </w:rPr>
      </w:pPr>
      <w:r w:rsidRPr="00B40B30">
        <w:rPr>
          <w:rFonts w:cs="Verdana"/>
          <w:bCs/>
        </w:rPr>
        <w:t xml:space="preserve">The VMCS </w:t>
      </w:r>
      <w:r w:rsidR="001B1C5F">
        <w:rPr>
          <w:rFonts w:cs="Verdana"/>
          <w:bCs/>
        </w:rPr>
        <w:t xml:space="preserve">monitors and </w:t>
      </w:r>
      <w:r w:rsidRPr="00B40B30">
        <w:rPr>
          <w:rFonts w:cs="Verdana"/>
          <w:bCs/>
        </w:rPr>
        <w:t xml:space="preserve">calculates the </w:t>
      </w:r>
      <w:r w:rsidR="008A2708">
        <w:rPr>
          <w:rFonts w:cs="Verdana"/>
          <w:bCs/>
        </w:rPr>
        <w:t>ac</w:t>
      </w:r>
      <w:r w:rsidRPr="00B40B30">
        <w:rPr>
          <w:rFonts w:cs="Verdana"/>
          <w:bCs/>
        </w:rPr>
        <w:t xml:space="preserve">cumulative amount of money inserted by the customer, and displays the </w:t>
      </w:r>
      <w:r w:rsidR="008A2708">
        <w:rPr>
          <w:rFonts w:cs="Verdana"/>
          <w:bCs/>
        </w:rPr>
        <w:t>ac</w:t>
      </w:r>
      <w:r w:rsidR="00C472D7">
        <w:rPr>
          <w:rFonts w:cs="Verdana"/>
          <w:bCs/>
        </w:rPr>
        <w:t>cumulated amount</w:t>
      </w:r>
      <w:r w:rsidR="00085006">
        <w:rPr>
          <w:rFonts w:cs="Verdana"/>
          <w:bCs/>
        </w:rPr>
        <w:t xml:space="preserve"> to the customer</w:t>
      </w:r>
      <w:r w:rsidR="00C472D7">
        <w:rPr>
          <w:rFonts w:cs="Verdana"/>
          <w:bCs/>
        </w:rPr>
        <w:t>.</w:t>
      </w:r>
      <w:r w:rsidR="006F49C6">
        <w:rPr>
          <w:rFonts w:cs="Verdana"/>
          <w:b/>
          <w:bCs/>
        </w:rPr>
        <w:t xml:space="preserve"> </w:t>
      </w:r>
      <w:r w:rsidR="006F49C6" w:rsidRPr="00060996">
        <w:rPr>
          <w:b/>
          <w:bCs/>
          <w:i/>
          <w:iCs/>
        </w:rPr>
        <w:t>(SRS_REQ_</w:t>
      </w:r>
      <w:r w:rsidR="006F49C6">
        <w:rPr>
          <w:b/>
          <w:bCs/>
          <w:i/>
          <w:iCs/>
        </w:rPr>
        <w:t>2</w:t>
      </w:r>
      <w:r w:rsidR="006F49C6" w:rsidRPr="00060996">
        <w:rPr>
          <w:b/>
          <w:bCs/>
          <w:i/>
          <w:iCs/>
        </w:rPr>
        <w:t>0</w:t>
      </w:r>
      <w:r w:rsidR="006F49C6">
        <w:rPr>
          <w:b/>
          <w:bCs/>
          <w:i/>
          <w:iCs/>
        </w:rPr>
        <w:t>6</w:t>
      </w:r>
      <w:r w:rsidR="006F49C6" w:rsidRPr="00060996">
        <w:rPr>
          <w:b/>
          <w:bCs/>
          <w:i/>
          <w:iCs/>
        </w:rPr>
        <w:t>)</w:t>
      </w:r>
      <w:r w:rsidR="00A812B1">
        <w:rPr>
          <w:b/>
          <w:bCs/>
          <w:i/>
          <w:iCs/>
        </w:rPr>
        <w:t>,</w:t>
      </w:r>
      <w:r w:rsidR="00A812B1">
        <w:rPr>
          <w:rFonts w:cs="Verdana"/>
          <w:b/>
          <w:bCs/>
        </w:rPr>
        <w:t xml:space="preserve"> </w:t>
      </w:r>
      <w:r w:rsidR="00A812B1" w:rsidRPr="00060996">
        <w:rPr>
          <w:b/>
          <w:bCs/>
          <w:i/>
          <w:iCs/>
        </w:rPr>
        <w:t>(SRS_REQ_</w:t>
      </w:r>
      <w:r w:rsidR="00A812B1">
        <w:rPr>
          <w:b/>
          <w:bCs/>
          <w:i/>
          <w:iCs/>
        </w:rPr>
        <w:t>2</w:t>
      </w:r>
      <w:r w:rsidR="00A812B1" w:rsidRPr="00060996">
        <w:rPr>
          <w:b/>
          <w:bCs/>
          <w:i/>
          <w:iCs/>
        </w:rPr>
        <w:t>0</w:t>
      </w:r>
      <w:r w:rsidR="00A812B1">
        <w:rPr>
          <w:b/>
          <w:bCs/>
          <w:i/>
          <w:iCs/>
        </w:rPr>
        <w:t>9</w:t>
      </w:r>
      <w:r w:rsidR="00A812B1" w:rsidRPr="00060996">
        <w:rPr>
          <w:b/>
          <w:bCs/>
          <w:i/>
          <w:iCs/>
        </w:rPr>
        <w:t>)</w:t>
      </w:r>
      <w:r w:rsidR="001B1C5F">
        <w:rPr>
          <w:b/>
          <w:bCs/>
          <w:i/>
          <w:iCs/>
        </w:rPr>
        <w:t>,</w:t>
      </w:r>
      <w:r w:rsidR="001B1C5F">
        <w:rPr>
          <w:rFonts w:cs="Verdana"/>
          <w:b/>
          <w:bCs/>
        </w:rPr>
        <w:t xml:space="preserve"> </w:t>
      </w:r>
      <w:r w:rsidR="001B1C5F" w:rsidRPr="00060996">
        <w:rPr>
          <w:b/>
          <w:bCs/>
          <w:i/>
          <w:iCs/>
        </w:rPr>
        <w:t>(SRS_REQ_</w:t>
      </w:r>
      <w:r w:rsidR="001B1C5F">
        <w:rPr>
          <w:b/>
          <w:bCs/>
          <w:i/>
          <w:iCs/>
        </w:rPr>
        <w:t>214</w:t>
      </w:r>
      <w:r w:rsidR="001B1C5F" w:rsidRPr="00060996">
        <w:rPr>
          <w:b/>
          <w:bCs/>
          <w:i/>
          <w:iCs/>
        </w:rPr>
        <w:t>)</w:t>
      </w:r>
    </w:p>
    <w:p w:rsidR="00C472D7" w:rsidRDefault="00C472D7" w:rsidP="00C472D7">
      <w:pPr>
        <w:ind w:left="720"/>
        <w:rPr>
          <w:rFonts w:cs="Verdana"/>
          <w:b/>
          <w:bCs/>
        </w:rPr>
      </w:pPr>
      <w:r w:rsidRPr="00B40B30">
        <w:rPr>
          <w:rFonts w:cs="Verdana"/>
          <w:b/>
          <w:bCs/>
        </w:rPr>
        <w:t>[E3]</w:t>
      </w:r>
      <w:r>
        <w:rPr>
          <w:rFonts w:cs="Verdana"/>
          <w:b/>
          <w:bCs/>
        </w:rPr>
        <w:t xml:space="preserve"> - Not enough money</w:t>
      </w:r>
    </w:p>
    <w:p w:rsidR="00C472D7" w:rsidRPr="00B40B30" w:rsidRDefault="00C472D7" w:rsidP="00C472D7">
      <w:pPr>
        <w:ind w:left="720"/>
        <w:rPr>
          <w:rFonts w:cs="Verdana"/>
          <w:bCs/>
        </w:rPr>
      </w:pPr>
      <w:r w:rsidRPr="00B40B30">
        <w:rPr>
          <w:rFonts w:cs="Verdana"/>
          <w:b/>
          <w:bCs/>
        </w:rPr>
        <w:t xml:space="preserve">[A1] </w:t>
      </w:r>
      <w:r>
        <w:rPr>
          <w:rFonts w:cs="Verdana"/>
          <w:b/>
          <w:bCs/>
        </w:rPr>
        <w:t xml:space="preserve">- </w:t>
      </w:r>
      <w:r w:rsidRPr="00B40B30">
        <w:rPr>
          <w:rFonts w:cs="Verdana"/>
          <w:b/>
          <w:bCs/>
        </w:rPr>
        <w:t>Terminate Transaction</w:t>
      </w:r>
    </w:p>
    <w:p w:rsidR="00C472D7" w:rsidRDefault="00C472D7" w:rsidP="003F7C95">
      <w:pPr>
        <w:numPr>
          <w:ilvl w:val="0"/>
          <w:numId w:val="8"/>
        </w:numPr>
        <w:ind w:left="450" w:hanging="450"/>
        <w:rPr>
          <w:rFonts w:cs="Verdana"/>
          <w:bCs/>
        </w:rPr>
      </w:pPr>
      <w:r>
        <w:rPr>
          <w:rFonts w:cs="Verdana"/>
          <w:bCs/>
        </w:rPr>
        <w:t xml:space="preserve">If </w:t>
      </w:r>
      <w:r w:rsidR="007433EF" w:rsidRPr="007433EF">
        <w:rPr>
          <w:rFonts w:cs="Verdana"/>
        </w:rPr>
        <w:t>TOTAL_ACCUMULATED_MONEY &gt;= SELECTED_PRICE</w:t>
      </w:r>
      <w:r>
        <w:rPr>
          <w:rFonts w:cs="Verdana"/>
          <w:bCs/>
        </w:rPr>
        <w:t xml:space="preserve"> the VMCS will disable the money slot.</w:t>
      </w:r>
      <w:r w:rsidR="00CA20F5">
        <w:rPr>
          <w:rFonts w:cs="Verdana"/>
          <w:b/>
          <w:bCs/>
        </w:rPr>
        <w:t xml:space="preserve"> </w:t>
      </w:r>
      <w:r w:rsidR="00CA20F5" w:rsidRPr="00060996">
        <w:rPr>
          <w:b/>
          <w:bCs/>
          <w:i/>
          <w:iCs/>
        </w:rPr>
        <w:t>(SRS_REQ_</w:t>
      </w:r>
      <w:r w:rsidR="00CA20F5">
        <w:rPr>
          <w:b/>
          <w:bCs/>
          <w:i/>
          <w:iCs/>
        </w:rPr>
        <w:t>21</w:t>
      </w:r>
      <w:r w:rsidR="003F7C95">
        <w:rPr>
          <w:b/>
          <w:bCs/>
          <w:i/>
          <w:iCs/>
        </w:rPr>
        <w:t>5</w:t>
      </w:r>
      <w:r w:rsidR="00CA20F5" w:rsidRPr="00060996">
        <w:rPr>
          <w:b/>
          <w:bCs/>
          <w:i/>
          <w:iCs/>
        </w:rPr>
        <w:t>)</w:t>
      </w:r>
      <w:r w:rsidR="003F7C95">
        <w:rPr>
          <w:b/>
          <w:bCs/>
          <w:i/>
          <w:iCs/>
        </w:rPr>
        <w:t>,</w:t>
      </w:r>
      <w:r w:rsidR="003F7C95">
        <w:rPr>
          <w:rFonts w:cs="Verdana"/>
          <w:b/>
          <w:bCs/>
        </w:rPr>
        <w:t xml:space="preserve"> </w:t>
      </w:r>
      <w:r w:rsidR="003F7C95" w:rsidRPr="00060996">
        <w:rPr>
          <w:b/>
          <w:bCs/>
          <w:i/>
          <w:iCs/>
        </w:rPr>
        <w:t>(SRS_REQ_</w:t>
      </w:r>
      <w:r w:rsidR="003F7C95">
        <w:rPr>
          <w:b/>
          <w:bCs/>
          <w:i/>
          <w:iCs/>
        </w:rPr>
        <w:t>216</w:t>
      </w:r>
      <w:r w:rsidR="003F7C95" w:rsidRPr="00060996">
        <w:rPr>
          <w:b/>
          <w:bCs/>
          <w:i/>
          <w:iCs/>
        </w:rPr>
        <w:t>)</w:t>
      </w:r>
    </w:p>
    <w:p w:rsidR="006750FA" w:rsidRDefault="00C472D7" w:rsidP="00C472D7">
      <w:pPr>
        <w:numPr>
          <w:ilvl w:val="0"/>
          <w:numId w:val="8"/>
        </w:numPr>
        <w:ind w:left="450" w:hanging="450"/>
        <w:rPr>
          <w:rFonts w:cs="Verdana"/>
          <w:bCs/>
        </w:rPr>
      </w:pPr>
      <w:r>
        <w:rPr>
          <w:rFonts w:cs="Verdana"/>
          <w:bCs/>
        </w:rPr>
        <w:t>The VMCS dispense</w:t>
      </w:r>
      <w:r w:rsidR="001B1941" w:rsidRPr="00B40B30">
        <w:rPr>
          <w:rFonts w:cs="Verdana"/>
          <w:bCs/>
        </w:rPr>
        <w:t xml:space="preserve"> the selected drink to the customer</w:t>
      </w:r>
      <w:r>
        <w:rPr>
          <w:rFonts w:cs="Verdana"/>
          <w:bCs/>
        </w:rPr>
        <w:t>.</w:t>
      </w:r>
    </w:p>
    <w:p w:rsidR="008A2708" w:rsidRDefault="004429AD" w:rsidP="00954DA8">
      <w:pPr>
        <w:numPr>
          <w:ilvl w:val="0"/>
          <w:numId w:val="8"/>
        </w:numPr>
        <w:ind w:left="450" w:hanging="450"/>
        <w:rPr>
          <w:rFonts w:cs="Verdana"/>
          <w:bCs/>
        </w:rPr>
      </w:pPr>
      <w:r w:rsidRPr="00B40B30">
        <w:rPr>
          <w:rFonts w:cs="Verdana"/>
          <w:bCs/>
        </w:rPr>
        <w:t xml:space="preserve">The VMCS calculate the change and </w:t>
      </w:r>
      <w:r w:rsidR="007A36CE" w:rsidRPr="00B40B30">
        <w:rPr>
          <w:rFonts w:cs="Verdana"/>
          <w:bCs/>
        </w:rPr>
        <w:t>return it to the customer</w:t>
      </w:r>
      <w:r w:rsidR="008A2708">
        <w:rPr>
          <w:rFonts w:cs="Verdana"/>
          <w:bCs/>
        </w:rPr>
        <w:t xml:space="preserve"> if there was any</w:t>
      </w:r>
      <w:r w:rsidR="007A36CE" w:rsidRPr="00B40B30">
        <w:rPr>
          <w:rFonts w:cs="Verdana"/>
          <w:bCs/>
        </w:rPr>
        <w:t>.</w:t>
      </w:r>
      <w:r w:rsidR="00954DA8">
        <w:rPr>
          <w:rFonts w:cs="Verdana"/>
          <w:b/>
          <w:bCs/>
        </w:rPr>
        <w:t xml:space="preserve"> </w:t>
      </w:r>
      <w:r w:rsidR="00954DA8" w:rsidRPr="00060996">
        <w:rPr>
          <w:b/>
          <w:bCs/>
          <w:i/>
          <w:iCs/>
        </w:rPr>
        <w:t>(SRS_REQ_</w:t>
      </w:r>
      <w:r w:rsidR="00954DA8">
        <w:rPr>
          <w:b/>
          <w:bCs/>
          <w:i/>
          <w:iCs/>
        </w:rPr>
        <w:t>213</w:t>
      </w:r>
      <w:r w:rsidR="00954DA8" w:rsidRPr="00060996">
        <w:rPr>
          <w:b/>
          <w:bCs/>
          <w:i/>
          <w:iCs/>
        </w:rPr>
        <w:t>)</w:t>
      </w:r>
    </w:p>
    <w:p w:rsidR="001B1941" w:rsidRDefault="008A2708" w:rsidP="008A2708">
      <w:pPr>
        <w:ind w:left="450" w:firstLine="270"/>
        <w:rPr>
          <w:rFonts w:cs="Verdana"/>
          <w:b/>
        </w:rPr>
      </w:pPr>
      <w:r>
        <w:rPr>
          <w:rFonts w:cs="Verdana"/>
          <w:b/>
        </w:rPr>
        <w:t xml:space="preserve">[E4]- </w:t>
      </w:r>
      <w:r w:rsidR="00E9180B" w:rsidRPr="00B40B30">
        <w:rPr>
          <w:rFonts w:cs="Verdana"/>
          <w:b/>
        </w:rPr>
        <w:t>Insufficient</w:t>
      </w:r>
      <w:r w:rsidR="007A36CE" w:rsidRPr="00B40B30">
        <w:rPr>
          <w:rFonts w:cs="Verdana"/>
          <w:b/>
        </w:rPr>
        <w:t xml:space="preserve"> denomination</w:t>
      </w:r>
    </w:p>
    <w:p w:rsidR="007A36CE" w:rsidRPr="00B40B30" w:rsidRDefault="00E90E6D" w:rsidP="00B74937">
      <w:pPr>
        <w:numPr>
          <w:ilvl w:val="0"/>
          <w:numId w:val="8"/>
        </w:numPr>
        <w:ind w:left="450" w:hanging="450"/>
        <w:rPr>
          <w:rFonts w:cs="Verdana"/>
          <w:bCs/>
        </w:rPr>
      </w:pPr>
      <w:r>
        <w:t>The Buy Drinks Use Case</w:t>
      </w:r>
      <w:r>
        <w:rPr>
          <w:rFonts w:cs="Verdana"/>
        </w:rPr>
        <w:t xml:space="preserve"> </w:t>
      </w:r>
      <w:r w:rsidR="007A36CE" w:rsidRPr="00B40B30">
        <w:rPr>
          <w:rFonts w:cs="Verdana"/>
          <w:bCs/>
        </w:rPr>
        <w:t>ends here.</w:t>
      </w:r>
    </w:p>
    <w:p w:rsidR="00BC748E" w:rsidRPr="00B40B30" w:rsidRDefault="00BC748E" w:rsidP="00C472D7">
      <w:pPr>
        <w:rPr>
          <w:rFonts w:cs="Verdana"/>
          <w:b/>
          <w:bCs/>
        </w:rPr>
      </w:pPr>
    </w:p>
    <w:p w:rsidR="00387A56" w:rsidRDefault="00057593">
      <w:pPr>
        <w:pStyle w:val="Heading5"/>
      </w:pPr>
      <w:r w:rsidRPr="00B40B30">
        <w:t xml:space="preserve"> </w:t>
      </w:r>
      <w:r w:rsidR="00387A56" w:rsidRPr="00B40B30">
        <w:t>Alternative Flow</w:t>
      </w:r>
    </w:p>
    <w:p w:rsidR="00832DA2" w:rsidRPr="00832DA2" w:rsidRDefault="00832DA2" w:rsidP="00832DA2"/>
    <w:p w:rsidR="00387A56" w:rsidRDefault="00A93D00" w:rsidP="00CF5F8B">
      <w:pPr>
        <w:rPr>
          <w:rFonts w:cs="Verdana"/>
          <w:b/>
          <w:bCs/>
        </w:rPr>
      </w:pPr>
      <w:r w:rsidRPr="00B40B30">
        <w:rPr>
          <w:rFonts w:cs="Verdana"/>
          <w:b/>
          <w:bCs/>
        </w:rPr>
        <w:t>[A1</w:t>
      </w:r>
      <w:r w:rsidR="008A2708">
        <w:rPr>
          <w:rFonts w:cs="Verdana"/>
          <w:b/>
          <w:bCs/>
        </w:rPr>
        <w:t xml:space="preserve">] - </w:t>
      </w:r>
      <w:r w:rsidRPr="00B40B30">
        <w:rPr>
          <w:rFonts w:cs="Verdana"/>
          <w:b/>
          <w:bCs/>
        </w:rPr>
        <w:t>Terminate Transaction</w:t>
      </w:r>
      <w:r w:rsidR="00CF5F8B">
        <w:rPr>
          <w:rFonts w:cs="Verdana"/>
          <w:b/>
          <w:bCs/>
        </w:rPr>
        <w:t xml:space="preserve"> </w:t>
      </w:r>
      <w:r w:rsidR="00CF5F8B" w:rsidRPr="00060996">
        <w:rPr>
          <w:b/>
          <w:bCs/>
          <w:i/>
          <w:iCs/>
        </w:rPr>
        <w:t>(SRS_REQ_</w:t>
      </w:r>
      <w:r w:rsidR="00CF5F8B">
        <w:rPr>
          <w:b/>
          <w:bCs/>
          <w:i/>
          <w:iCs/>
        </w:rPr>
        <w:t>212</w:t>
      </w:r>
      <w:r w:rsidR="00CF5F8B" w:rsidRPr="00060996">
        <w:rPr>
          <w:b/>
          <w:bCs/>
          <w:i/>
          <w:iCs/>
        </w:rPr>
        <w:t>)</w:t>
      </w:r>
    </w:p>
    <w:p w:rsidR="002766F4" w:rsidRPr="00B40B30" w:rsidRDefault="002766F4">
      <w:pPr>
        <w:rPr>
          <w:rFonts w:cs="Verdana"/>
          <w:b/>
          <w:bCs/>
        </w:rPr>
      </w:pPr>
    </w:p>
    <w:p w:rsidR="00A93D00" w:rsidRPr="00B40B30" w:rsidRDefault="00A93D00" w:rsidP="00A93D00">
      <w:pPr>
        <w:numPr>
          <w:ilvl w:val="0"/>
          <w:numId w:val="10"/>
        </w:numPr>
        <w:ind w:left="450" w:hanging="450"/>
        <w:rPr>
          <w:rFonts w:ascii="Tahoma" w:hAnsi="Tahoma" w:cs="Tahoma"/>
          <w:sz w:val="22"/>
        </w:rPr>
      </w:pPr>
      <w:r w:rsidRPr="00B40B30">
        <w:rPr>
          <w:rFonts w:cs="Verdana"/>
          <w:bCs/>
        </w:rPr>
        <w:t>Customer press the terminate button</w:t>
      </w:r>
      <w:r w:rsidR="002766F4">
        <w:rPr>
          <w:rFonts w:cs="Verdana"/>
          <w:bCs/>
        </w:rPr>
        <w:t>.</w:t>
      </w:r>
    </w:p>
    <w:p w:rsidR="00A93D00" w:rsidRPr="00B40B30" w:rsidRDefault="00A93D00" w:rsidP="002766F4">
      <w:pPr>
        <w:numPr>
          <w:ilvl w:val="0"/>
          <w:numId w:val="10"/>
        </w:numPr>
        <w:ind w:left="450" w:hanging="450"/>
        <w:rPr>
          <w:rFonts w:cs="Verdana"/>
          <w:bCs/>
        </w:rPr>
      </w:pPr>
      <w:r w:rsidRPr="00B40B30">
        <w:rPr>
          <w:rFonts w:cs="Verdana"/>
          <w:bCs/>
        </w:rPr>
        <w:t>If the customer already insert</w:t>
      </w:r>
      <w:r w:rsidR="00107183" w:rsidRPr="00B40B30">
        <w:rPr>
          <w:rFonts w:cs="Verdana"/>
          <w:bCs/>
        </w:rPr>
        <w:t>ed</w:t>
      </w:r>
      <w:r w:rsidRPr="00B40B30">
        <w:rPr>
          <w:rFonts w:cs="Verdana"/>
          <w:bCs/>
        </w:rPr>
        <w:t xml:space="preserve"> </w:t>
      </w:r>
      <w:r w:rsidR="002766F4">
        <w:rPr>
          <w:rFonts w:cs="Verdana"/>
          <w:bCs/>
        </w:rPr>
        <w:t>money</w:t>
      </w:r>
      <w:r w:rsidRPr="00B40B30">
        <w:rPr>
          <w:rFonts w:cs="Verdana"/>
          <w:bCs/>
        </w:rPr>
        <w:t xml:space="preserve">, then </w:t>
      </w:r>
      <w:r w:rsidR="00FC2522">
        <w:rPr>
          <w:rFonts w:cs="Verdana"/>
          <w:bCs/>
        </w:rPr>
        <w:t xml:space="preserve">the VMCS will </w:t>
      </w:r>
      <w:r w:rsidRPr="00B40B30">
        <w:rPr>
          <w:rFonts w:cs="Verdana"/>
          <w:bCs/>
        </w:rPr>
        <w:t>return the money</w:t>
      </w:r>
      <w:r w:rsidR="00107183" w:rsidRPr="00B40B30">
        <w:rPr>
          <w:rFonts w:cs="Verdana"/>
          <w:bCs/>
        </w:rPr>
        <w:t xml:space="preserve"> back to the customer</w:t>
      </w:r>
      <w:r w:rsidR="002766F4">
        <w:rPr>
          <w:rFonts w:cs="Verdana"/>
          <w:bCs/>
        </w:rPr>
        <w:t>.</w:t>
      </w:r>
    </w:p>
    <w:p w:rsidR="00107183" w:rsidRPr="00B40B30" w:rsidRDefault="002766F4" w:rsidP="00A93D00">
      <w:pPr>
        <w:numPr>
          <w:ilvl w:val="0"/>
          <w:numId w:val="10"/>
        </w:numPr>
        <w:ind w:left="450" w:hanging="450"/>
        <w:rPr>
          <w:rFonts w:cs="Verdana"/>
          <w:bCs/>
        </w:rPr>
      </w:pPr>
      <w:r>
        <w:rPr>
          <w:rFonts w:cs="Verdana"/>
          <w:bCs/>
        </w:rPr>
        <w:t xml:space="preserve">The </w:t>
      </w:r>
      <w:r w:rsidR="00107183" w:rsidRPr="00B40B30">
        <w:rPr>
          <w:rFonts w:cs="Verdana"/>
          <w:bCs/>
        </w:rPr>
        <w:t>VMCS will terminate the transaction</w:t>
      </w:r>
      <w:r>
        <w:rPr>
          <w:rFonts w:cs="Verdana"/>
          <w:bCs/>
        </w:rPr>
        <w:t>.</w:t>
      </w:r>
    </w:p>
    <w:p w:rsidR="00107183" w:rsidRPr="00B40B30" w:rsidRDefault="002766F4" w:rsidP="00A93D00">
      <w:pPr>
        <w:numPr>
          <w:ilvl w:val="0"/>
          <w:numId w:val="10"/>
        </w:numPr>
        <w:ind w:left="450" w:hanging="450"/>
        <w:rPr>
          <w:rFonts w:cs="Verdana"/>
          <w:bCs/>
        </w:rPr>
      </w:pPr>
      <w:r>
        <w:rPr>
          <w:rFonts w:cs="Verdana"/>
          <w:bCs/>
        </w:rPr>
        <w:t xml:space="preserve">The </w:t>
      </w:r>
      <w:r w:rsidR="00107183" w:rsidRPr="00B40B30">
        <w:rPr>
          <w:rFonts w:cs="Verdana"/>
          <w:bCs/>
        </w:rPr>
        <w:t>VMCS</w:t>
      </w:r>
      <w:r>
        <w:rPr>
          <w:rFonts w:cs="Verdana"/>
          <w:bCs/>
        </w:rPr>
        <w:t xml:space="preserve"> will not keep</w:t>
      </w:r>
      <w:r w:rsidR="00107183" w:rsidRPr="00B40B30">
        <w:rPr>
          <w:rFonts w:cs="Verdana"/>
          <w:bCs/>
        </w:rPr>
        <w:t xml:space="preserve"> the record</w:t>
      </w:r>
      <w:r>
        <w:rPr>
          <w:rFonts w:cs="Verdana"/>
          <w:bCs/>
        </w:rPr>
        <w:t xml:space="preserve"> of terminated transaction.</w:t>
      </w:r>
    </w:p>
    <w:p w:rsidR="00107183" w:rsidRDefault="00E90E6D" w:rsidP="00B74937">
      <w:pPr>
        <w:numPr>
          <w:ilvl w:val="0"/>
          <w:numId w:val="10"/>
        </w:numPr>
        <w:ind w:left="450" w:hanging="450"/>
        <w:rPr>
          <w:rFonts w:cs="Verdana"/>
          <w:bCs/>
        </w:rPr>
      </w:pPr>
      <w:r>
        <w:t>The Buy Drinks Use Case</w:t>
      </w:r>
      <w:r w:rsidR="009C483A" w:rsidRPr="00B40B30">
        <w:rPr>
          <w:rFonts w:cs="Verdana"/>
          <w:bCs/>
        </w:rPr>
        <w:t xml:space="preserve"> ends here.</w:t>
      </w:r>
    </w:p>
    <w:p w:rsidR="002766F4" w:rsidRPr="00B40B30" w:rsidRDefault="002766F4" w:rsidP="002766F4">
      <w:pPr>
        <w:rPr>
          <w:rFonts w:cs="Verdana"/>
          <w:bCs/>
        </w:rPr>
      </w:pPr>
    </w:p>
    <w:p w:rsidR="00387A56" w:rsidRDefault="00057593">
      <w:pPr>
        <w:pStyle w:val="Heading5"/>
      </w:pPr>
      <w:r w:rsidRPr="00B40B30">
        <w:t xml:space="preserve"> </w:t>
      </w:r>
      <w:r w:rsidR="00387A56" w:rsidRPr="00B40B30">
        <w:t>Exception Flow</w:t>
      </w:r>
    </w:p>
    <w:p w:rsidR="00832DA2" w:rsidRPr="00832DA2" w:rsidRDefault="00832DA2" w:rsidP="00832DA2"/>
    <w:p w:rsidR="00BA2A6B" w:rsidRDefault="00BA2A6B" w:rsidP="006F49C6">
      <w:pPr>
        <w:autoSpaceDE w:val="0"/>
        <w:autoSpaceDN w:val="0"/>
        <w:adjustRightInd w:val="0"/>
        <w:rPr>
          <w:rFonts w:cs="Verdana"/>
          <w:b/>
          <w:bCs/>
        </w:rPr>
      </w:pPr>
      <w:r w:rsidRPr="00B40B30">
        <w:rPr>
          <w:rFonts w:cs="Verdana"/>
          <w:b/>
          <w:bCs/>
        </w:rPr>
        <w:t>[E1] – Brand Not Available</w:t>
      </w:r>
    </w:p>
    <w:p w:rsidR="00B1421C" w:rsidRPr="00B40B30" w:rsidRDefault="00B1421C" w:rsidP="00BA2A6B">
      <w:pPr>
        <w:autoSpaceDE w:val="0"/>
        <w:autoSpaceDN w:val="0"/>
        <w:adjustRightInd w:val="0"/>
        <w:rPr>
          <w:rFonts w:ascii="Trebuchet MS" w:hAnsi="Trebuchet MS" w:cs="Trebuchet MS"/>
          <w:sz w:val="18"/>
          <w:szCs w:val="18"/>
        </w:rPr>
      </w:pPr>
    </w:p>
    <w:p w:rsidR="00BA2A6B" w:rsidRPr="00B40B30" w:rsidRDefault="00BA2A6B" w:rsidP="00B1421C">
      <w:pPr>
        <w:numPr>
          <w:ilvl w:val="0"/>
          <w:numId w:val="9"/>
        </w:numPr>
        <w:ind w:left="450" w:hanging="450"/>
        <w:rPr>
          <w:rFonts w:ascii="Tahoma" w:hAnsi="Tahoma" w:cs="Tahoma"/>
        </w:rPr>
      </w:pPr>
      <w:r w:rsidRPr="00B40B30">
        <w:rPr>
          <w:rFonts w:cs="Verdana"/>
        </w:rPr>
        <w:t xml:space="preserve">If selected drink is not available, the </w:t>
      </w:r>
      <w:r w:rsidR="006750FA" w:rsidRPr="00B40B30">
        <w:rPr>
          <w:rFonts w:cs="Verdana"/>
        </w:rPr>
        <w:t>VMCS</w:t>
      </w:r>
      <w:r w:rsidR="00E9180B" w:rsidRPr="00B40B30">
        <w:rPr>
          <w:rFonts w:cs="Verdana"/>
        </w:rPr>
        <w:t xml:space="preserve"> </w:t>
      </w:r>
      <w:r w:rsidRPr="00B40B30">
        <w:rPr>
          <w:rFonts w:cs="Verdana"/>
        </w:rPr>
        <w:t>will display “</w:t>
      </w:r>
      <w:r w:rsidR="00B1421C">
        <w:rPr>
          <w:rFonts w:cs="Verdana"/>
        </w:rPr>
        <w:t>NOT IN STOCK</w:t>
      </w:r>
      <w:r w:rsidRPr="00B40B30">
        <w:rPr>
          <w:rFonts w:cs="Verdana"/>
        </w:rPr>
        <w:t>” message</w:t>
      </w:r>
      <w:r w:rsidR="00B1421C">
        <w:rPr>
          <w:rFonts w:cs="Verdana"/>
        </w:rPr>
        <w:t>.</w:t>
      </w:r>
    </w:p>
    <w:p w:rsidR="00387A56" w:rsidRPr="00FC2522" w:rsidRDefault="00B1421C" w:rsidP="00BA2A6B">
      <w:pPr>
        <w:numPr>
          <w:ilvl w:val="0"/>
          <w:numId w:val="9"/>
        </w:numPr>
        <w:ind w:left="450" w:hanging="450"/>
        <w:rPr>
          <w:rFonts w:ascii="Tahoma" w:hAnsi="Tahoma" w:cs="Tahoma"/>
        </w:rPr>
      </w:pPr>
      <w:r>
        <w:rPr>
          <w:rFonts w:cs="Verdana"/>
        </w:rPr>
        <w:t xml:space="preserve">The </w:t>
      </w:r>
      <w:r w:rsidR="00BA2A6B" w:rsidRPr="00B40B30">
        <w:rPr>
          <w:rFonts w:cs="Verdana"/>
        </w:rPr>
        <w:t xml:space="preserve">VMCS will waits for the customer to choose </w:t>
      </w:r>
      <w:r w:rsidR="007C132E" w:rsidRPr="00B40B30">
        <w:rPr>
          <w:rFonts w:cs="Verdana"/>
        </w:rPr>
        <w:t>an</w:t>
      </w:r>
      <w:r w:rsidR="00BA2A6B" w:rsidRPr="00B40B30">
        <w:rPr>
          <w:rFonts w:cs="Verdana"/>
        </w:rPr>
        <w:t xml:space="preserve"> available brand</w:t>
      </w:r>
      <w:r>
        <w:rPr>
          <w:rFonts w:cs="Verdana"/>
        </w:rPr>
        <w:t>.</w:t>
      </w:r>
    </w:p>
    <w:p w:rsidR="00FC2522" w:rsidRPr="00B40B30" w:rsidRDefault="00E90E6D" w:rsidP="00BA2A6B">
      <w:pPr>
        <w:numPr>
          <w:ilvl w:val="0"/>
          <w:numId w:val="9"/>
        </w:numPr>
        <w:ind w:left="450" w:hanging="450"/>
        <w:rPr>
          <w:rFonts w:ascii="Tahoma" w:hAnsi="Tahoma" w:cs="Tahoma"/>
        </w:rPr>
      </w:pPr>
      <w:r>
        <w:t>The Buy Drinks Use Case</w:t>
      </w:r>
      <w:r>
        <w:rPr>
          <w:rFonts w:cs="Verdana"/>
        </w:rPr>
        <w:t xml:space="preserve"> </w:t>
      </w:r>
      <w:r w:rsidR="00FC2522">
        <w:rPr>
          <w:rFonts w:cs="Verdana"/>
        </w:rPr>
        <w:t>continues.</w:t>
      </w:r>
    </w:p>
    <w:p w:rsidR="007C132E" w:rsidRPr="00B40B30" w:rsidRDefault="007C132E" w:rsidP="007C132E">
      <w:pPr>
        <w:rPr>
          <w:rFonts w:cs="Verdana"/>
        </w:rPr>
      </w:pPr>
    </w:p>
    <w:p w:rsidR="007C132E" w:rsidRDefault="007C132E" w:rsidP="00A7120C">
      <w:pPr>
        <w:autoSpaceDE w:val="0"/>
        <w:autoSpaceDN w:val="0"/>
        <w:adjustRightInd w:val="0"/>
        <w:rPr>
          <w:rFonts w:cs="Verdana"/>
          <w:b/>
          <w:bCs/>
        </w:rPr>
      </w:pPr>
      <w:r w:rsidRPr="00B40B30">
        <w:rPr>
          <w:rFonts w:cs="Verdana"/>
          <w:b/>
          <w:bCs/>
        </w:rPr>
        <w:t xml:space="preserve">[E2] – </w:t>
      </w:r>
      <w:r w:rsidR="00E9180B" w:rsidRPr="00B40B30">
        <w:rPr>
          <w:rFonts w:cs="Verdana"/>
          <w:b/>
          <w:bCs/>
        </w:rPr>
        <w:t>Invalid money</w:t>
      </w:r>
      <w:r w:rsidR="00A7120C">
        <w:rPr>
          <w:rFonts w:cs="Verdana"/>
          <w:b/>
          <w:bCs/>
        </w:rPr>
        <w:t xml:space="preserve"> </w:t>
      </w:r>
      <w:r w:rsidR="00A7120C" w:rsidRPr="00060996">
        <w:rPr>
          <w:b/>
          <w:bCs/>
          <w:i/>
          <w:iCs/>
        </w:rPr>
        <w:t>(SRS_REQ_</w:t>
      </w:r>
      <w:r w:rsidR="00A7120C">
        <w:rPr>
          <w:b/>
          <w:bCs/>
          <w:i/>
          <w:iCs/>
        </w:rPr>
        <w:t>210</w:t>
      </w:r>
      <w:r w:rsidR="00A7120C" w:rsidRPr="00060996">
        <w:rPr>
          <w:b/>
          <w:bCs/>
          <w:i/>
          <w:iCs/>
        </w:rPr>
        <w:t>)</w:t>
      </w:r>
    </w:p>
    <w:p w:rsidR="00B1421C" w:rsidRPr="00B40B30" w:rsidRDefault="00B1421C" w:rsidP="00E9180B">
      <w:pPr>
        <w:autoSpaceDE w:val="0"/>
        <w:autoSpaceDN w:val="0"/>
        <w:adjustRightInd w:val="0"/>
        <w:rPr>
          <w:rFonts w:ascii="Trebuchet MS" w:hAnsi="Trebuchet MS" w:cs="Trebuchet MS"/>
          <w:sz w:val="18"/>
          <w:szCs w:val="18"/>
        </w:rPr>
      </w:pPr>
    </w:p>
    <w:p w:rsidR="007C132E" w:rsidRPr="00B40B30" w:rsidRDefault="007C132E" w:rsidP="00A7120C">
      <w:pPr>
        <w:numPr>
          <w:ilvl w:val="0"/>
          <w:numId w:val="11"/>
        </w:numPr>
        <w:ind w:left="450" w:hanging="450"/>
        <w:rPr>
          <w:rFonts w:ascii="Tahoma" w:hAnsi="Tahoma" w:cs="Tahoma"/>
        </w:rPr>
      </w:pPr>
      <w:r w:rsidRPr="00B40B30">
        <w:rPr>
          <w:rFonts w:cs="Verdana"/>
        </w:rPr>
        <w:t xml:space="preserve">If </w:t>
      </w:r>
      <w:r w:rsidR="00E9180B" w:rsidRPr="00B40B30">
        <w:rPr>
          <w:rFonts w:cs="Verdana"/>
        </w:rPr>
        <w:t>the money</w:t>
      </w:r>
      <w:r w:rsidRPr="00B40B30">
        <w:rPr>
          <w:rFonts w:cs="Verdana"/>
        </w:rPr>
        <w:t xml:space="preserve"> is not valid, the </w:t>
      </w:r>
      <w:r w:rsidR="006750FA" w:rsidRPr="00B40B30">
        <w:rPr>
          <w:rFonts w:cs="Verdana"/>
        </w:rPr>
        <w:t>VMCS</w:t>
      </w:r>
      <w:r w:rsidRPr="00B40B30">
        <w:rPr>
          <w:rFonts w:cs="Verdana"/>
        </w:rPr>
        <w:t xml:space="preserve"> will display “COINS NOT VALID” message </w:t>
      </w:r>
      <w:r w:rsidR="00B1421C">
        <w:rPr>
          <w:rFonts w:cs="Verdana"/>
        </w:rPr>
        <w:t>to the customer.</w:t>
      </w:r>
      <w:r w:rsidR="00A7120C">
        <w:rPr>
          <w:rFonts w:cs="Verdana"/>
          <w:b/>
          <w:bCs/>
        </w:rPr>
        <w:t xml:space="preserve"> </w:t>
      </w:r>
      <w:r w:rsidR="00A7120C" w:rsidRPr="00060996">
        <w:rPr>
          <w:b/>
          <w:bCs/>
          <w:i/>
          <w:iCs/>
        </w:rPr>
        <w:t>(SRS_REQ_</w:t>
      </w:r>
      <w:r w:rsidR="00A7120C">
        <w:rPr>
          <w:b/>
          <w:bCs/>
          <w:i/>
          <w:iCs/>
        </w:rPr>
        <w:t>211</w:t>
      </w:r>
      <w:r w:rsidR="00A7120C" w:rsidRPr="00060996">
        <w:rPr>
          <w:b/>
          <w:bCs/>
          <w:i/>
          <w:iCs/>
        </w:rPr>
        <w:t>)</w:t>
      </w:r>
    </w:p>
    <w:p w:rsidR="007C132E" w:rsidRPr="00FC2522" w:rsidRDefault="007C132E" w:rsidP="00B74937">
      <w:pPr>
        <w:numPr>
          <w:ilvl w:val="0"/>
          <w:numId w:val="11"/>
        </w:numPr>
        <w:ind w:left="450" w:hanging="450"/>
        <w:rPr>
          <w:rFonts w:ascii="Tahoma" w:hAnsi="Tahoma" w:cs="Tahoma"/>
        </w:rPr>
      </w:pPr>
      <w:r w:rsidRPr="00B40B30">
        <w:rPr>
          <w:rFonts w:cs="Verdana"/>
        </w:rPr>
        <w:t xml:space="preserve">VMCS will </w:t>
      </w:r>
      <w:r w:rsidR="00A7120C">
        <w:rPr>
          <w:rFonts w:cs="Verdana"/>
        </w:rPr>
        <w:t>reject</w:t>
      </w:r>
      <w:r w:rsidRPr="00B40B30">
        <w:rPr>
          <w:rFonts w:cs="Verdana"/>
        </w:rPr>
        <w:t xml:space="preserve"> the invalid </w:t>
      </w:r>
      <w:r w:rsidR="00E9180B" w:rsidRPr="00B40B30">
        <w:rPr>
          <w:rFonts w:cs="Verdana"/>
        </w:rPr>
        <w:t>money</w:t>
      </w:r>
      <w:r w:rsidRPr="00B40B30">
        <w:rPr>
          <w:rFonts w:cs="Verdana"/>
        </w:rPr>
        <w:t xml:space="preserve"> to the customer</w:t>
      </w:r>
      <w:r w:rsidR="00B1421C">
        <w:rPr>
          <w:rFonts w:cs="Verdana"/>
        </w:rPr>
        <w:t>.</w:t>
      </w:r>
    </w:p>
    <w:p w:rsidR="00FC2522" w:rsidRPr="00B40B30" w:rsidRDefault="00E90E6D" w:rsidP="00E9180B">
      <w:pPr>
        <w:numPr>
          <w:ilvl w:val="0"/>
          <w:numId w:val="11"/>
        </w:numPr>
        <w:ind w:left="450" w:hanging="450"/>
        <w:rPr>
          <w:rFonts w:ascii="Tahoma" w:hAnsi="Tahoma" w:cs="Tahoma"/>
        </w:rPr>
      </w:pPr>
      <w:r>
        <w:t>The Buy Drinks Use Case</w:t>
      </w:r>
      <w:r>
        <w:rPr>
          <w:rFonts w:cs="Verdana"/>
        </w:rPr>
        <w:t xml:space="preserve"> </w:t>
      </w:r>
      <w:r w:rsidR="00FC2522">
        <w:rPr>
          <w:rFonts w:cs="Verdana"/>
        </w:rPr>
        <w:t>continues.</w:t>
      </w:r>
    </w:p>
    <w:p w:rsidR="006750FA" w:rsidRPr="00B40B30" w:rsidRDefault="006750FA" w:rsidP="006750FA">
      <w:pPr>
        <w:rPr>
          <w:rFonts w:cs="Verdana"/>
        </w:rPr>
      </w:pPr>
    </w:p>
    <w:p w:rsidR="006750FA" w:rsidRDefault="006750FA" w:rsidP="000157C1">
      <w:pPr>
        <w:autoSpaceDE w:val="0"/>
        <w:autoSpaceDN w:val="0"/>
        <w:adjustRightInd w:val="0"/>
        <w:rPr>
          <w:rFonts w:cs="Verdana"/>
          <w:b/>
          <w:bCs/>
        </w:rPr>
      </w:pPr>
      <w:r w:rsidRPr="00B40B30">
        <w:rPr>
          <w:rFonts w:cs="Verdana"/>
          <w:b/>
          <w:bCs/>
        </w:rPr>
        <w:t>[E3] – Not enough money</w:t>
      </w:r>
      <w:r w:rsidR="006F49C6">
        <w:rPr>
          <w:rFonts w:cs="Verdana"/>
          <w:b/>
          <w:bCs/>
        </w:rPr>
        <w:t xml:space="preserve"> </w:t>
      </w:r>
      <w:r w:rsidR="006F49C6" w:rsidRPr="00060996">
        <w:rPr>
          <w:b/>
          <w:bCs/>
          <w:i/>
          <w:iCs/>
        </w:rPr>
        <w:t>(SRS_REQ_</w:t>
      </w:r>
      <w:r w:rsidR="006F49C6">
        <w:rPr>
          <w:b/>
          <w:bCs/>
          <w:i/>
          <w:iCs/>
        </w:rPr>
        <w:t>2</w:t>
      </w:r>
      <w:r w:rsidR="006F49C6" w:rsidRPr="00060996">
        <w:rPr>
          <w:b/>
          <w:bCs/>
          <w:i/>
          <w:iCs/>
        </w:rPr>
        <w:t>0</w:t>
      </w:r>
      <w:r w:rsidR="006F49C6">
        <w:rPr>
          <w:b/>
          <w:bCs/>
          <w:i/>
          <w:iCs/>
        </w:rPr>
        <w:t>7</w:t>
      </w:r>
      <w:r w:rsidR="006F49C6" w:rsidRPr="00060996">
        <w:rPr>
          <w:b/>
          <w:bCs/>
          <w:i/>
          <w:iCs/>
        </w:rPr>
        <w:t>)</w:t>
      </w:r>
      <w:r w:rsidR="000157C1">
        <w:rPr>
          <w:b/>
          <w:bCs/>
          <w:i/>
          <w:iCs/>
        </w:rPr>
        <w:t>,</w:t>
      </w:r>
      <w:r w:rsidR="000157C1">
        <w:rPr>
          <w:rFonts w:cs="Verdana"/>
          <w:b/>
          <w:bCs/>
        </w:rPr>
        <w:t xml:space="preserve"> </w:t>
      </w:r>
      <w:r w:rsidR="000157C1" w:rsidRPr="00060996">
        <w:rPr>
          <w:b/>
          <w:bCs/>
          <w:i/>
          <w:iCs/>
        </w:rPr>
        <w:t>(SRS_REQ_</w:t>
      </w:r>
      <w:r w:rsidR="000157C1">
        <w:rPr>
          <w:b/>
          <w:bCs/>
          <w:i/>
          <w:iCs/>
        </w:rPr>
        <w:t>217</w:t>
      </w:r>
      <w:r w:rsidR="000157C1" w:rsidRPr="00060996">
        <w:rPr>
          <w:b/>
          <w:bCs/>
          <w:i/>
          <w:iCs/>
        </w:rPr>
        <w:t>)</w:t>
      </w:r>
    </w:p>
    <w:p w:rsidR="00C472D7" w:rsidRPr="00B40B30" w:rsidRDefault="00C472D7" w:rsidP="006750FA">
      <w:pPr>
        <w:autoSpaceDE w:val="0"/>
        <w:autoSpaceDN w:val="0"/>
        <w:adjustRightInd w:val="0"/>
        <w:rPr>
          <w:rFonts w:ascii="Trebuchet MS" w:hAnsi="Trebuchet MS" w:cs="Trebuchet MS"/>
          <w:sz w:val="18"/>
          <w:szCs w:val="18"/>
        </w:rPr>
      </w:pPr>
    </w:p>
    <w:p w:rsidR="006750FA" w:rsidRPr="00B40B30" w:rsidRDefault="006750FA" w:rsidP="00085006">
      <w:pPr>
        <w:numPr>
          <w:ilvl w:val="0"/>
          <w:numId w:val="12"/>
        </w:numPr>
        <w:ind w:left="450" w:hanging="450"/>
        <w:rPr>
          <w:rFonts w:ascii="Tahoma" w:hAnsi="Tahoma" w:cs="Tahoma"/>
        </w:rPr>
      </w:pPr>
      <w:r w:rsidRPr="00B40B30">
        <w:rPr>
          <w:rFonts w:cs="Verdana"/>
        </w:rPr>
        <w:t xml:space="preserve">If </w:t>
      </w:r>
      <w:r w:rsidR="00085006" w:rsidRPr="00B40B30">
        <w:rPr>
          <w:rFonts w:cs="Verdana"/>
        </w:rPr>
        <w:t>TOTAL_</w:t>
      </w:r>
      <w:r w:rsidR="00085006">
        <w:rPr>
          <w:rFonts w:cs="Verdana"/>
        </w:rPr>
        <w:t>ACC</w:t>
      </w:r>
      <w:r w:rsidR="00085006" w:rsidRPr="00B40B30">
        <w:rPr>
          <w:rFonts w:cs="Verdana"/>
        </w:rPr>
        <w:t>UMULATED_MONEY</w:t>
      </w:r>
      <w:r w:rsidR="00085006">
        <w:rPr>
          <w:rFonts w:cs="Verdana"/>
        </w:rPr>
        <w:t xml:space="preserve"> </w:t>
      </w:r>
      <w:r w:rsidR="00C472D7">
        <w:rPr>
          <w:rFonts w:cs="Verdana"/>
        </w:rPr>
        <w:t xml:space="preserve">&lt; </w:t>
      </w:r>
      <w:r w:rsidR="00085006">
        <w:rPr>
          <w:rFonts w:cs="Verdana"/>
        </w:rPr>
        <w:t>PRICE</w:t>
      </w:r>
      <w:r w:rsidR="00C472D7">
        <w:rPr>
          <w:rFonts w:cs="Verdana"/>
        </w:rPr>
        <w:t xml:space="preserve">, the </w:t>
      </w:r>
      <w:r w:rsidRPr="00B40B30">
        <w:rPr>
          <w:rFonts w:cs="Verdana"/>
        </w:rPr>
        <w:t>VMCS shall not respond to customer request</w:t>
      </w:r>
      <w:r w:rsidR="00C472D7">
        <w:rPr>
          <w:rFonts w:cs="Verdana"/>
        </w:rPr>
        <w:t>.</w:t>
      </w:r>
    </w:p>
    <w:p w:rsidR="006750FA" w:rsidRPr="00FC2522" w:rsidRDefault="00C472D7" w:rsidP="00E9180B">
      <w:pPr>
        <w:numPr>
          <w:ilvl w:val="0"/>
          <w:numId w:val="12"/>
        </w:numPr>
        <w:ind w:left="450" w:hanging="450"/>
        <w:rPr>
          <w:rFonts w:ascii="Tahoma" w:hAnsi="Tahoma" w:cs="Tahoma"/>
        </w:rPr>
      </w:pPr>
      <w:r>
        <w:rPr>
          <w:rFonts w:cs="Verdana"/>
        </w:rPr>
        <w:t xml:space="preserve">The </w:t>
      </w:r>
      <w:r w:rsidR="006750FA" w:rsidRPr="00B40B30">
        <w:rPr>
          <w:rFonts w:cs="Verdana"/>
        </w:rPr>
        <w:t xml:space="preserve">VMCS shall wait for further </w:t>
      </w:r>
      <w:r w:rsidR="00E9180B" w:rsidRPr="00B40B30">
        <w:rPr>
          <w:rFonts w:cs="Verdana"/>
        </w:rPr>
        <w:t>money</w:t>
      </w:r>
      <w:r w:rsidR="006750FA" w:rsidRPr="00B40B30">
        <w:rPr>
          <w:rFonts w:cs="Verdana"/>
        </w:rPr>
        <w:t xml:space="preserve"> from the customer</w:t>
      </w:r>
      <w:r>
        <w:rPr>
          <w:rFonts w:cs="Verdana"/>
        </w:rPr>
        <w:t>.</w:t>
      </w:r>
    </w:p>
    <w:p w:rsidR="00FC2522" w:rsidRPr="00B40B30" w:rsidRDefault="00E90E6D" w:rsidP="00E9180B">
      <w:pPr>
        <w:numPr>
          <w:ilvl w:val="0"/>
          <w:numId w:val="12"/>
        </w:numPr>
        <w:ind w:left="450" w:hanging="450"/>
        <w:rPr>
          <w:rFonts w:ascii="Tahoma" w:hAnsi="Tahoma" w:cs="Tahoma"/>
        </w:rPr>
      </w:pPr>
      <w:r>
        <w:t>The Buy Drinks Use Case</w:t>
      </w:r>
      <w:r>
        <w:rPr>
          <w:rFonts w:cs="Verdana"/>
        </w:rPr>
        <w:t xml:space="preserve"> </w:t>
      </w:r>
      <w:r w:rsidR="00FC2522">
        <w:rPr>
          <w:rFonts w:cs="Verdana"/>
        </w:rPr>
        <w:t>continues.</w:t>
      </w:r>
    </w:p>
    <w:p w:rsidR="006750FA" w:rsidRPr="00B40B30" w:rsidRDefault="006750FA" w:rsidP="006750FA">
      <w:pPr>
        <w:rPr>
          <w:rFonts w:ascii="Tahoma" w:hAnsi="Tahoma" w:cs="Tahoma"/>
        </w:rPr>
      </w:pPr>
    </w:p>
    <w:p w:rsidR="007C132E" w:rsidRDefault="00E9180B" w:rsidP="000157C1">
      <w:pPr>
        <w:rPr>
          <w:rFonts w:cs="Verdana"/>
          <w:b/>
        </w:rPr>
      </w:pPr>
      <w:r w:rsidRPr="00B40B30">
        <w:rPr>
          <w:rFonts w:cs="Verdana"/>
          <w:b/>
        </w:rPr>
        <w:t>[E4]</w:t>
      </w:r>
      <w:r w:rsidR="00EF5863">
        <w:rPr>
          <w:rFonts w:cs="Verdana"/>
          <w:b/>
        </w:rPr>
        <w:t xml:space="preserve"> -</w:t>
      </w:r>
      <w:r w:rsidRPr="00B40B30">
        <w:rPr>
          <w:rFonts w:cs="Verdana"/>
          <w:b/>
        </w:rPr>
        <w:t xml:space="preserve"> Insufficient den</w:t>
      </w:r>
      <w:r w:rsidR="00C472D7">
        <w:rPr>
          <w:rFonts w:cs="Verdana"/>
          <w:b/>
        </w:rPr>
        <w:t>omination</w:t>
      </w:r>
      <w:r w:rsidR="000157C1">
        <w:rPr>
          <w:rFonts w:cs="Verdana"/>
          <w:b/>
          <w:bCs/>
        </w:rPr>
        <w:t xml:space="preserve"> </w:t>
      </w:r>
      <w:r w:rsidR="000157C1" w:rsidRPr="00060996">
        <w:rPr>
          <w:b/>
          <w:bCs/>
          <w:i/>
          <w:iCs/>
        </w:rPr>
        <w:t>(SRS_REQ_</w:t>
      </w:r>
      <w:r w:rsidR="000157C1">
        <w:rPr>
          <w:b/>
          <w:bCs/>
          <w:i/>
          <w:iCs/>
        </w:rPr>
        <w:t>218</w:t>
      </w:r>
      <w:r w:rsidR="000157C1" w:rsidRPr="00060996">
        <w:rPr>
          <w:b/>
          <w:bCs/>
          <w:i/>
          <w:iCs/>
        </w:rPr>
        <w:t>)</w:t>
      </w:r>
    </w:p>
    <w:p w:rsidR="00C472D7" w:rsidRPr="00B40B30" w:rsidRDefault="00C472D7" w:rsidP="007C132E">
      <w:pPr>
        <w:rPr>
          <w:rFonts w:cs="Verdana"/>
          <w:b/>
        </w:rPr>
      </w:pPr>
    </w:p>
    <w:p w:rsidR="00E9180B" w:rsidRPr="00832DA2" w:rsidRDefault="00E9180B" w:rsidP="00B74937">
      <w:pPr>
        <w:numPr>
          <w:ilvl w:val="0"/>
          <w:numId w:val="13"/>
        </w:numPr>
        <w:ind w:left="450"/>
        <w:rPr>
          <w:rFonts w:cs="Verdana"/>
        </w:rPr>
      </w:pPr>
      <w:r w:rsidRPr="00832DA2">
        <w:rPr>
          <w:rFonts w:cs="Verdana"/>
        </w:rPr>
        <w:t xml:space="preserve">If </w:t>
      </w:r>
      <w:r w:rsidR="009C483A" w:rsidRPr="00832DA2">
        <w:rPr>
          <w:rFonts w:cs="Verdana"/>
        </w:rPr>
        <w:t xml:space="preserve">it is </w:t>
      </w:r>
      <w:r w:rsidR="00B01969">
        <w:rPr>
          <w:rFonts w:cs="Verdana"/>
        </w:rPr>
        <w:t>im</w:t>
      </w:r>
      <w:r w:rsidR="009C483A" w:rsidRPr="00832DA2">
        <w:rPr>
          <w:rFonts w:cs="Verdana"/>
        </w:rPr>
        <w:t>possible to return appropriate</w:t>
      </w:r>
      <w:r w:rsidRPr="00832DA2">
        <w:rPr>
          <w:rFonts w:cs="Verdana"/>
        </w:rPr>
        <w:t xml:space="preserve"> </w:t>
      </w:r>
      <w:r w:rsidR="009C483A" w:rsidRPr="00832DA2">
        <w:rPr>
          <w:rFonts w:cs="Verdana"/>
        </w:rPr>
        <w:t xml:space="preserve">change </w:t>
      </w:r>
      <w:r w:rsidRPr="00832DA2">
        <w:rPr>
          <w:rFonts w:cs="Verdana"/>
        </w:rPr>
        <w:t>to the customer</w:t>
      </w:r>
      <w:r w:rsidR="00C472D7">
        <w:rPr>
          <w:rFonts w:cs="Verdana"/>
        </w:rPr>
        <w:t>, the</w:t>
      </w:r>
      <w:r w:rsidR="009C483A" w:rsidRPr="00832DA2">
        <w:rPr>
          <w:rFonts w:cs="Verdana"/>
        </w:rPr>
        <w:t xml:space="preserve"> VMCS </w:t>
      </w:r>
      <w:r w:rsidR="00C472D7">
        <w:rPr>
          <w:rFonts w:cs="Verdana"/>
        </w:rPr>
        <w:t xml:space="preserve">will </w:t>
      </w:r>
      <w:r w:rsidR="009C483A" w:rsidRPr="00832DA2">
        <w:rPr>
          <w:rFonts w:cs="Verdana"/>
        </w:rPr>
        <w:t>displays “</w:t>
      </w:r>
      <w:r w:rsidR="00FC2522" w:rsidRPr="00832DA2">
        <w:rPr>
          <w:rFonts w:cs="Verdana"/>
        </w:rPr>
        <w:t>NO CHANGE AVAILABLE</w:t>
      </w:r>
      <w:r w:rsidR="009C483A" w:rsidRPr="00832DA2">
        <w:rPr>
          <w:rFonts w:cs="Verdana"/>
        </w:rPr>
        <w:t>”</w:t>
      </w:r>
    </w:p>
    <w:p w:rsidR="009C483A" w:rsidRDefault="00E90E6D" w:rsidP="00B74937">
      <w:pPr>
        <w:numPr>
          <w:ilvl w:val="0"/>
          <w:numId w:val="13"/>
        </w:numPr>
        <w:ind w:left="450"/>
        <w:rPr>
          <w:rFonts w:cs="Verdana"/>
        </w:rPr>
      </w:pPr>
      <w:r>
        <w:t>The Buy Drinks Use Case</w:t>
      </w:r>
      <w:r>
        <w:rPr>
          <w:rFonts w:cs="Verdana"/>
        </w:rPr>
        <w:t xml:space="preserve"> </w:t>
      </w:r>
      <w:r w:rsidR="009C483A" w:rsidRPr="00832DA2">
        <w:rPr>
          <w:rFonts w:cs="Verdana"/>
        </w:rPr>
        <w:t>ends here.</w:t>
      </w:r>
    </w:p>
    <w:p w:rsidR="00387A56" w:rsidRDefault="00387A56" w:rsidP="00EA7D5E">
      <w:pPr>
        <w:pStyle w:val="Heading4"/>
      </w:pPr>
      <w:r>
        <w:t>Post Condition(s)</w:t>
      </w:r>
    </w:p>
    <w:p w:rsidR="00387A56" w:rsidRDefault="00387A56">
      <w:pPr>
        <w:rPr>
          <w:rFonts w:ascii="Tahoma" w:hAnsi="Tahoma" w:cs="Tahoma"/>
          <w:sz w:val="22"/>
        </w:rPr>
      </w:pPr>
    </w:p>
    <w:p w:rsidR="00AD3044" w:rsidRPr="00832DA2" w:rsidRDefault="00085006" w:rsidP="00085006">
      <w:pPr>
        <w:rPr>
          <w:rFonts w:cs="Tahoma"/>
        </w:rPr>
      </w:pPr>
      <w:r>
        <w:rPr>
          <w:rFonts w:cs="Tahoma"/>
        </w:rPr>
        <w:t>At the end of successful transaction</w:t>
      </w:r>
    </w:p>
    <w:p w:rsidR="00387A56" w:rsidRPr="00832DA2" w:rsidRDefault="00085006" w:rsidP="00670398">
      <w:pPr>
        <w:numPr>
          <w:ilvl w:val="0"/>
          <w:numId w:val="14"/>
        </w:numPr>
        <w:rPr>
          <w:rFonts w:cs="Tahoma"/>
        </w:rPr>
      </w:pPr>
      <w:r>
        <w:rPr>
          <w:rFonts w:cs="Tahoma"/>
        </w:rPr>
        <w:t>The transaction shall be r</w:t>
      </w:r>
      <w:r w:rsidR="009C483A" w:rsidRPr="00832DA2">
        <w:rPr>
          <w:rFonts w:cs="Tahoma"/>
        </w:rPr>
        <w:t>ecorded</w:t>
      </w:r>
      <w:r w:rsidR="00670398">
        <w:rPr>
          <w:rFonts w:cs="Tahoma"/>
        </w:rPr>
        <w:t xml:space="preserve"> by the VMCS. </w:t>
      </w:r>
      <w:r w:rsidR="00670398" w:rsidRPr="00060996">
        <w:rPr>
          <w:b/>
          <w:bCs/>
          <w:i/>
          <w:iCs/>
        </w:rPr>
        <w:t>(SRS_REQ_</w:t>
      </w:r>
      <w:r w:rsidR="00670398">
        <w:rPr>
          <w:b/>
          <w:bCs/>
          <w:i/>
          <w:iCs/>
        </w:rPr>
        <w:t>219</w:t>
      </w:r>
      <w:r w:rsidR="00670398" w:rsidRPr="00060996">
        <w:rPr>
          <w:b/>
          <w:bCs/>
          <w:i/>
          <w:iCs/>
        </w:rPr>
        <w:t>)</w:t>
      </w:r>
    </w:p>
    <w:p w:rsidR="00AD3044" w:rsidRDefault="00085006" w:rsidP="00AD3044">
      <w:pPr>
        <w:numPr>
          <w:ilvl w:val="0"/>
          <w:numId w:val="14"/>
        </w:numPr>
        <w:rPr>
          <w:rFonts w:cs="Tahoma"/>
        </w:rPr>
      </w:pPr>
      <w:r>
        <w:rPr>
          <w:rFonts w:cs="Tahoma"/>
        </w:rPr>
        <w:t>The drinks shall be dispensed to the customer</w:t>
      </w:r>
      <w:r w:rsidR="00670398">
        <w:rPr>
          <w:rFonts w:cs="Tahoma"/>
        </w:rPr>
        <w:t>.</w:t>
      </w:r>
    </w:p>
    <w:p w:rsidR="00832DA2" w:rsidRPr="00832DA2" w:rsidRDefault="00832DA2" w:rsidP="00085006">
      <w:pPr>
        <w:rPr>
          <w:rFonts w:cs="Tahoma"/>
        </w:rPr>
      </w:pPr>
    </w:p>
    <w:p w:rsidR="00387A56" w:rsidRPr="00517D5D" w:rsidRDefault="00387A56" w:rsidP="00EA7D5E">
      <w:pPr>
        <w:pStyle w:val="Heading4"/>
        <w:rPr>
          <w:rFonts w:ascii="Tahoma" w:hAnsi="Tahoma" w:cs="Tahoma"/>
          <w:sz w:val="22"/>
        </w:rPr>
      </w:pPr>
      <w:r>
        <w:t>Rules(s)</w:t>
      </w:r>
      <w:r>
        <w:rPr>
          <w:bCs/>
        </w:rPr>
        <w:t xml:space="preserve"> </w:t>
      </w:r>
      <w:r w:rsidR="00517D5D">
        <w:t>and</w:t>
      </w:r>
      <w:r w:rsidR="00517D5D">
        <w:rPr>
          <w:rFonts w:ascii="Tahoma" w:hAnsi="Tahoma" w:cs="Tahoma"/>
          <w:sz w:val="22"/>
        </w:rPr>
        <w:t xml:space="preserve"> </w:t>
      </w:r>
      <w:r>
        <w:t>Constraint(s)</w:t>
      </w:r>
    </w:p>
    <w:p w:rsidR="00387A56" w:rsidRDefault="00387A56">
      <w:pPr>
        <w:rPr>
          <w:rFonts w:ascii="Tahoma" w:hAnsi="Tahoma" w:cs="Tahoma"/>
          <w:sz w:val="22"/>
        </w:rPr>
      </w:pPr>
    </w:p>
    <w:p w:rsidR="00085006" w:rsidRPr="00085006" w:rsidRDefault="00085006" w:rsidP="00085006">
      <w:pPr>
        <w:numPr>
          <w:ilvl w:val="0"/>
          <w:numId w:val="45"/>
        </w:numPr>
        <w:rPr>
          <w:rFonts w:cs="Tahoma"/>
        </w:rPr>
      </w:pPr>
      <w:r w:rsidRPr="00B40B30">
        <w:rPr>
          <w:rFonts w:cs="Verdana"/>
        </w:rPr>
        <w:t>TOTAL_</w:t>
      </w:r>
      <w:r>
        <w:rPr>
          <w:rFonts w:cs="Verdana"/>
        </w:rPr>
        <w:t>ACC</w:t>
      </w:r>
      <w:r w:rsidRPr="00B40B30">
        <w:rPr>
          <w:rFonts w:cs="Verdana"/>
        </w:rPr>
        <w:t>UMULATED_MONEY</w:t>
      </w:r>
      <w:r>
        <w:rPr>
          <w:rFonts w:cs="Verdana"/>
        </w:rPr>
        <w:t xml:space="preserve"> = </w:t>
      </w:r>
      <w:r w:rsidRPr="00B40B30">
        <w:rPr>
          <w:rFonts w:cs="Verdana"/>
        </w:rPr>
        <w:t>TOTAL_</w:t>
      </w:r>
      <w:r>
        <w:rPr>
          <w:rFonts w:cs="Verdana"/>
        </w:rPr>
        <w:t>ACC</w:t>
      </w:r>
      <w:r w:rsidRPr="00B40B30">
        <w:rPr>
          <w:rFonts w:cs="Verdana"/>
        </w:rPr>
        <w:t>UMULATED_MONEY</w:t>
      </w:r>
      <w:r>
        <w:rPr>
          <w:rFonts w:cs="Verdana"/>
        </w:rPr>
        <w:t xml:space="preserve"> + INSERTED_MONEY</w:t>
      </w:r>
    </w:p>
    <w:p w:rsidR="00085006" w:rsidRDefault="00085006" w:rsidP="00085006">
      <w:pPr>
        <w:numPr>
          <w:ilvl w:val="0"/>
          <w:numId w:val="45"/>
        </w:numPr>
        <w:rPr>
          <w:rFonts w:cs="Tahoma"/>
        </w:rPr>
      </w:pPr>
      <w:r>
        <w:rPr>
          <w:rFonts w:cs="Verdana"/>
        </w:rPr>
        <w:t xml:space="preserve">CHANGE_MONEY = </w:t>
      </w:r>
      <w:r w:rsidRPr="00B40B30">
        <w:rPr>
          <w:rFonts w:cs="Verdana"/>
        </w:rPr>
        <w:t>TOTAL_</w:t>
      </w:r>
      <w:r>
        <w:rPr>
          <w:rFonts w:cs="Verdana"/>
        </w:rPr>
        <w:t>ACC</w:t>
      </w:r>
      <w:r w:rsidRPr="00B40B30">
        <w:rPr>
          <w:rFonts w:cs="Verdana"/>
        </w:rPr>
        <w:t>UMULATED_MONEY</w:t>
      </w:r>
      <w:r>
        <w:rPr>
          <w:rFonts w:cs="Verdana"/>
        </w:rPr>
        <w:t xml:space="preserve"> - PRICE</w:t>
      </w:r>
    </w:p>
    <w:p w:rsidR="00387A56" w:rsidRPr="00832DA2" w:rsidRDefault="00B40B30" w:rsidP="00832DA2">
      <w:pPr>
        <w:numPr>
          <w:ilvl w:val="0"/>
          <w:numId w:val="45"/>
        </w:numPr>
        <w:rPr>
          <w:rFonts w:cs="Tahoma"/>
        </w:rPr>
      </w:pPr>
      <w:r w:rsidRPr="00832DA2">
        <w:rPr>
          <w:rFonts w:cs="Tahoma"/>
        </w:rPr>
        <w:t>Only one drink can be bought per transaction</w:t>
      </w:r>
    </w:p>
    <w:p w:rsidR="00B40B30" w:rsidRDefault="00B40B30" w:rsidP="00832DA2">
      <w:pPr>
        <w:numPr>
          <w:ilvl w:val="0"/>
          <w:numId w:val="45"/>
        </w:numPr>
        <w:rPr>
          <w:rFonts w:cs="Tahoma"/>
        </w:rPr>
      </w:pPr>
      <w:r w:rsidRPr="00832DA2">
        <w:rPr>
          <w:rFonts w:cs="Tahoma"/>
        </w:rPr>
        <w:t xml:space="preserve">The </w:t>
      </w:r>
      <w:r w:rsidR="009D06A4">
        <w:rPr>
          <w:rFonts w:cs="Tahoma"/>
        </w:rPr>
        <w:t>VM</w:t>
      </w:r>
      <w:r w:rsidRPr="00832DA2">
        <w:rPr>
          <w:rFonts w:cs="Tahoma"/>
        </w:rPr>
        <w:t xml:space="preserve"> accept only RM 0.10, RM 0.20, RM 0.50 RM 1.00</w:t>
      </w:r>
      <w:r w:rsidR="00B01969">
        <w:rPr>
          <w:rFonts w:cs="Tahoma"/>
        </w:rPr>
        <w:t>.</w:t>
      </w:r>
    </w:p>
    <w:p w:rsidR="005E035B" w:rsidRDefault="005E035B" w:rsidP="005E035B">
      <w:pPr>
        <w:rPr>
          <w:rFonts w:cs="Tahoma"/>
        </w:rPr>
      </w:pPr>
    </w:p>
    <w:p w:rsidR="009B3691" w:rsidRDefault="00387A56" w:rsidP="00EA7D5E">
      <w:pPr>
        <w:pStyle w:val="Heading4"/>
      </w:pPr>
      <w:commentRangeStart w:id="64"/>
      <w:r>
        <w:t>GUI</w:t>
      </w:r>
      <w:commentRangeEnd w:id="64"/>
      <w:r w:rsidR="00971FD7">
        <w:rPr>
          <w:rStyle w:val="CommentReference"/>
          <w:b w:val="0"/>
        </w:rPr>
        <w:commentReference w:id="64"/>
      </w:r>
    </w:p>
    <w:p w:rsidR="00B1421C" w:rsidRDefault="00B1421C" w:rsidP="00B1421C"/>
    <w:p w:rsidR="00B1421C" w:rsidRDefault="00546EF5" w:rsidP="00B1421C">
      <w:pPr>
        <w:jc w:val="center"/>
      </w:pPr>
      <w:r>
        <w:rPr>
          <w:noProof/>
        </w:rPr>
        <w:drawing>
          <wp:inline distT="0" distB="0" distL="0" distR="0">
            <wp:extent cx="5274945" cy="7036141"/>
            <wp:effectExtent l="0" t="0" r="1905" b="0"/>
            <wp:docPr id="10" name="Picture 10" descr="D:\Google Drive\MNP1103 - Software Requirements and Design\Pouya\UI\C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Google Drive\MNP1103 - Software Requirements and Design\Pouya\UI\CI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7036141"/>
                    </a:xfrm>
                    <a:prstGeom prst="rect">
                      <a:avLst/>
                    </a:prstGeom>
                    <a:noFill/>
                    <a:ln>
                      <a:noFill/>
                    </a:ln>
                  </pic:spPr>
                </pic:pic>
              </a:graphicData>
            </a:graphic>
          </wp:inline>
        </w:drawing>
      </w:r>
      <w:r w:rsidR="00B1421C">
        <w:rPr>
          <w:rStyle w:val="CommentReference"/>
        </w:rPr>
        <w:commentReference w:id="65"/>
      </w:r>
    </w:p>
    <w:p w:rsidR="00B1421C" w:rsidRPr="00B1421C" w:rsidRDefault="00B1421C" w:rsidP="00B1421C"/>
    <w:p w:rsidR="00B1421C" w:rsidRPr="00B1421C" w:rsidRDefault="00B1421C" w:rsidP="00B1421C">
      <w:pPr>
        <w:pStyle w:val="Heading4"/>
      </w:pPr>
      <w:r>
        <w:t>Notes</w:t>
      </w:r>
    </w:p>
    <w:p w:rsidR="00B1421C" w:rsidRPr="00B1421C" w:rsidRDefault="00B1421C" w:rsidP="00B1421C"/>
    <w:p w:rsidR="00137BC4" w:rsidRPr="00137BC4" w:rsidRDefault="00137BC4" w:rsidP="00D407E2">
      <w:pPr>
        <w:jc w:val="center"/>
      </w:pPr>
    </w:p>
    <w:p w:rsidR="004354E7" w:rsidRDefault="009B3691" w:rsidP="00C11F0B">
      <w:pPr>
        <w:pStyle w:val="Heading3"/>
      </w:pPr>
      <w:r>
        <w:br w:type="page"/>
      </w:r>
      <w:bookmarkStart w:id="66" w:name="_Toc370719514"/>
      <w:bookmarkStart w:id="67" w:name="_Toc371457159"/>
      <w:r w:rsidR="004354E7">
        <w:t xml:space="preserve">Login </w:t>
      </w:r>
      <w:r w:rsidR="003E064F">
        <w:t xml:space="preserve">Use Case </w:t>
      </w:r>
      <w:r w:rsidR="004354E7" w:rsidRPr="006F4EB0">
        <w:rPr>
          <w:i/>
          <w:iCs/>
        </w:rPr>
        <w:t>(SRS_REQ_</w:t>
      </w:r>
      <w:r w:rsidR="00832DA2">
        <w:rPr>
          <w:i/>
          <w:iCs/>
        </w:rPr>
        <w:t>3</w:t>
      </w:r>
      <w:r w:rsidR="004354E7" w:rsidRPr="006F4EB0">
        <w:rPr>
          <w:i/>
          <w:iCs/>
        </w:rPr>
        <w:t>00)</w:t>
      </w:r>
      <w:bookmarkEnd w:id="66"/>
      <w:bookmarkEnd w:id="67"/>
    </w:p>
    <w:p w:rsidR="009C2624" w:rsidRDefault="009C2624" w:rsidP="009C2624"/>
    <w:p w:rsidR="000C1219" w:rsidRDefault="000C1219" w:rsidP="009C2624"/>
    <w:p w:rsidR="000C1219" w:rsidRDefault="00F933F3" w:rsidP="009C2624">
      <w:r>
        <w:pict w14:anchorId="74E4EAF5">
          <v:shape id="_x0000_i1028" type="#_x0000_t75" style="width:6in;height:107.15pt">
            <v:imagedata r:id="rId24" o:title=""/>
          </v:shape>
        </w:pict>
      </w:r>
    </w:p>
    <w:p w:rsidR="000C1219" w:rsidRDefault="000C1219" w:rsidP="009C2624"/>
    <w:p w:rsidR="009C2624" w:rsidRDefault="009C2624" w:rsidP="009C2624"/>
    <w:p w:rsidR="00832DA2" w:rsidRDefault="00832DA2" w:rsidP="005E035B">
      <w:pPr>
        <w:pStyle w:val="Caption"/>
      </w:pPr>
      <w:bookmarkStart w:id="68" w:name="_Toc371457180"/>
      <w:r>
        <w:t xml:space="preserve">Figure </w:t>
      </w:r>
      <w:fldSimple w:instr=" SEQ Figure \* ARABIC ">
        <w:r w:rsidR="009329C2">
          <w:rPr>
            <w:noProof/>
          </w:rPr>
          <w:t>5</w:t>
        </w:r>
      </w:fldSimple>
      <w:r>
        <w:t xml:space="preserve"> : Login </w:t>
      </w:r>
      <w:r w:rsidR="005E035B">
        <w:t>U</w:t>
      </w:r>
      <w:r w:rsidR="00734504">
        <w:t>se C</w:t>
      </w:r>
      <w:r w:rsidR="005E035B">
        <w:t>ase</w:t>
      </w:r>
      <w:bookmarkEnd w:id="68"/>
      <w:r>
        <w:t xml:space="preserve"> </w:t>
      </w:r>
    </w:p>
    <w:p w:rsidR="009C2624" w:rsidRPr="009C2624" w:rsidRDefault="009C2624" w:rsidP="009C2624"/>
    <w:p w:rsidR="009B3691" w:rsidRDefault="009B3691" w:rsidP="00EA7D5E">
      <w:pPr>
        <w:pStyle w:val="Heading4"/>
      </w:pPr>
      <w:r>
        <w:t>Brief Description</w:t>
      </w:r>
    </w:p>
    <w:p w:rsidR="009B3691" w:rsidRDefault="009B3691" w:rsidP="009B3691"/>
    <w:p w:rsidR="00310C31" w:rsidRDefault="00E90E6D" w:rsidP="00E90E6D">
      <w:r>
        <w:t>The Login Use Case</w:t>
      </w:r>
      <w:r>
        <w:rPr>
          <w:rFonts w:cs="Verdana"/>
        </w:rPr>
        <w:t xml:space="preserve"> </w:t>
      </w:r>
      <w:r w:rsidR="00310C31">
        <w:t xml:space="preserve">provides the capability </w:t>
      </w:r>
      <w:r w:rsidR="000E739D">
        <w:t>to</w:t>
      </w:r>
      <w:r w:rsidR="00310C31">
        <w:t xml:space="preserve"> access to the VMCS.</w:t>
      </w:r>
    </w:p>
    <w:p w:rsidR="00310C31" w:rsidRDefault="00310C31" w:rsidP="00310C31"/>
    <w:p w:rsidR="00310C31" w:rsidRDefault="00310C31" w:rsidP="00EA7D5E">
      <w:pPr>
        <w:pStyle w:val="Heading4"/>
      </w:pPr>
      <w:r>
        <w:t xml:space="preserve"> Characteristic of Activation</w:t>
      </w:r>
    </w:p>
    <w:p w:rsidR="00310C31" w:rsidRDefault="00310C31" w:rsidP="00310C31"/>
    <w:p w:rsidR="00310C31" w:rsidRDefault="00B01969" w:rsidP="00310C31">
      <w:r>
        <w:t>The Login Use Case</w:t>
      </w:r>
      <w:r>
        <w:rPr>
          <w:rFonts w:cs="Verdana"/>
        </w:rPr>
        <w:t xml:space="preserve"> </w:t>
      </w:r>
      <w:r w:rsidR="00310C31">
        <w:t xml:space="preserve">is initiated by </w:t>
      </w:r>
      <w:r w:rsidR="000E739D">
        <w:t xml:space="preserve">the </w:t>
      </w:r>
      <w:r w:rsidR="00310C31">
        <w:t>maintainer.</w:t>
      </w:r>
    </w:p>
    <w:p w:rsidR="00310C31" w:rsidRDefault="00310C31" w:rsidP="00310C31"/>
    <w:p w:rsidR="00310C31" w:rsidRDefault="00310C31" w:rsidP="00EA7D5E">
      <w:pPr>
        <w:pStyle w:val="Heading4"/>
      </w:pPr>
      <w:r>
        <w:t xml:space="preserve"> Precondition</w:t>
      </w:r>
    </w:p>
    <w:p w:rsidR="00310C31" w:rsidRDefault="00310C31" w:rsidP="00310C31"/>
    <w:p w:rsidR="00310C31" w:rsidRPr="00310C31" w:rsidRDefault="00310C31" w:rsidP="00310C31">
      <w:pPr>
        <w:numPr>
          <w:ilvl w:val="0"/>
          <w:numId w:val="15"/>
        </w:numPr>
        <w:ind w:left="450" w:hanging="450"/>
        <w:rPr>
          <w:rFonts w:cs="Verdana"/>
        </w:rPr>
      </w:pPr>
      <w:r>
        <w:rPr>
          <w:rFonts w:cs="Verdana"/>
        </w:rPr>
        <w:t>The</w:t>
      </w:r>
      <w:r w:rsidR="000E739D">
        <w:rPr>
          <w:rFonts w:cs="Verdana"/>
        </w:rPr>
        <w:t xml:space="preserve"> </w:t>
      </w:r>
      <w:r w:rsidR="009D06A4">
        <w:rPr>
          <w:rFonts w:cs="Verdana"/>
        </w:rPr>
        <w:t>VM</w:t>
      </w:r>
      <w:r>
        <w:rPr>
          <w:rFonts w:cs="Verdana"/>
        </w:rPr>
        <w:t xml:space="preserve"> door must be locked</w:t>
      </w:r>
      <w:r w:rsidR="000E739D">
        <w:rPr>
          <w:rFonts w:cs="Verdana"/>
        </w:rPr>
        <w:t>.</w:t>
      </w:r>
    </w:p>
    <w:p w:rsidR="00310C31" w:rsidRDefault="00310C31" w:rsidP="00310C31"/>
    <w:p w:rsidR="00310C31" w:rsidRDefault="00811A69" w:rsidP="00EA7D5E">
      <w:pPr>
        <w:pStyle w:val="Heading4"/>
      </w:pPr>
      <w:r>
        <w:t>Description</w:t>
      </w:r>
    </w:p>
    <w:p w:rsidR="00811A69" w:rsidRDefault="00811A69" w:rsidP="00811A69">
      <w:pPr>
        <w:pStyle w:val="Heading5"/>
      </w:pPr>
      <w:r>
        <w:t xml:space="preserve"> Basic Flow</w:t>
      </w:r>
    </w:p>
    <w:p w:rsidR="00811A69" w:rsidRDefault="00811A69" w:rsidP="00811A69"/>
    <w:p w:rsidR="000E739D" w:rsidRDefault="00E90E6D" w:rsidP="00B034A0">
      <w:pPr>
        <w:numPr>
          <w:ilvl w:val="0"/>
          <w:numId w:val="17"/>
        </w:numPr>
        <w:ind w:left="450" w:hanging="450"/>
      </w:pPr>
      <w:r>
        <w:t>The Login Use Case</w:t>
      </w:r>
      <w:r>
        <w:rPr>
          <w:rFonts w:cs="Verdana"/>
        </w:rPr>
        <w:t xml:space="preserve"> </w:t>
      </w:r>
      <w:r w:rsidR="006F3030" w:rsidRPr="00B40B30">
        <w:rPr>
          <w:rFonts w:cs="Verdana"/>
        </w:rPr>
        <w:t>begins when</w:t>
      </w:r>
      <w:r w:rsidR="006F3030">
        <w:t xml:space="preserve"> the maintainer enter</w:t>
      </w:r>
      <w:r w:rsidR="000E739D">
        <w:t>ed</w:t>
      </w:r>
      <w:r w:rsidR="006F3030">
        <w:t xml:space="preserve"> the password</w:t>
      </w:r>
      <w:r w:rsidR="00EA4DB2">
        <w:t>.</w:t>
      </w:r>
      <w:r w:rsidR="00B034A0">
        <w:rPr>
          <w:rFonts w:cs="Verdana"/>
          <w:b/>
          <w:bCs/>
        </w:rPr>
        <w:t xml:space="preserve"> </w:t>
      </w:r>
      <w:r w:rsidR="00B034A0" w:rsidRPr="00060996">
        <w:rPr>
          <w:b/>
          <w:bCs/>
          <w:i/>
          <w:iCs/>
        </w:rPr>
        <w:t>(SRS_REQ_</w:t>
      </w:r>
      <w:r w:rsidR="00B034A0">
        <w:rPr>
          <w:b/>
          <w:bCs/>
          <w:i/>
          <w:iCs/>
        </w:rPr>
        <w:t>301</w:t>
      </w:r>
      <w:r w:rsidR="00B034A0" w:rsidRPr="00060996">
        <w:rPr>
          <w:b/>
          <w:bCs/>
          <w:i/>
          <w:iCs/>
        </w:rPr>
        <w:t>)</w:t>
      </w:r>
      <w:r w:rsidR="00B034A0">
        <w:rPr>
          <w:b/>
          <w:bCs/>
          <w:i/>
          <w:iCs/>
        </w:rPr>
        <w:t>,</w:t>
      </w:r>
      <w:r w:rsidR="00B034A0">
        <w:rPr>
          <w:b/>
          <w:bCs/>
        </w:rPr>
        <w:t xml:space="preserve"> </w:t>
      </w:r>
      <w:r w:rsidR="00B034A0" w:rsidRPr="00060996">
        <w:rPr>
          <w:b/>
          <w:bCs/>
          <w:i/>
          <w:iCs/>
        </w:rPr>
        <w:t>(SRS_REQ_</w:t>
      </w:r>
      <w:r w:rsidR="00B034A0">
        <w:rPr>
          <w:b/>
          <w:bCs/>
          <w:i/>
          <w:iCs/>
        </w:rPr>
        <w:t>303</w:t>
      </w:r>
      <w:r w:rsidR="00B034A0" w:rsidRPr="00060996">
        <w:rPr>
          <w:b/>
          <w:bCs/>
          <w:i/>
          <w:iCs/>
        </w:rPr>
        <w:t>)</w:t>
      </w:r>
    </w:p>
    <w:p w:rsidR="00811A69" w:rsidRDefault="00EA4DB2" w:rsidP="00B034A0">
      <w:pPr>
        <w:ind w:left="450" w:firstLine="270"/>
      </w:pPr>
      <w:r w:rsidRPr="00EA4DB2">
        <w:rPr>
          <w:b/>
          <w:bCs/>
        </w:rPr>
        <w:t xml:space="preserve">[E1] </w:t>
      </w:r>
      <w:r w:rsidR="000E739D">
        <w:rPr>
          <w:b/>
          <w:bCs/>
        </w:rPr>
        <w:t xml:space="preserve">- </w:t>
      </w:r>
      <w:r w:rsidRPr="00EA4DB2">
        <w:rPr>
          <w:b/>
          <w:bCs/>
        </w:rPr>
        <w:t>Invalid password</w:t>
      </w:r>
    </w:p>
    <w:p w:rsidR="006F3030" w:rsidRDefault="006F3030" w:rsidP="00E0385D">
      <w:pPr>
        <w:numPr>
          <w:ilvl w:val="0"/>
          <w:numId w:val="17"/>
        </w:numPr>
        <w:ind w:left="450" w:hanging="450"/>
      </w:pPr>
      <w:r>
        <w:t xml:space="preserve">Once the maintainer has been authorized </w:t>
      </w:r>
      <w:r w:rsidR="00EA4DB2">
        <w:t xml:space="preserve">the </w:t>
      </w:r>
      <w:r>
        <w:t xml:space="preserve">VMCS </w:t>
      </w:r>
      <w:r w:rsidR="00EA4DB2">
        <w:t>shows “PASSWORD VALID”</w:t>
      </w:r>
      <w:r w:rsidR="00317FFC">
        <w:t xml:space="preserve"> </w:t>
      </w:r>
      <w:r w:rsidR="000E739D">
        <w:t xml:space="preserve">and consequently the VMCS will change the door status to “UNLOCK” and it </w:t>
      </w:r>
      <w:r w:rsidR="00D1351B">
        <w:t>enable</w:t>
      </w:r>
      <w:r w:rsidR="000E739D">
        <w:t xml:space="preserve"> </w:t>
      </w:r>
      <w:r w:rsidR="00F87F6B">
        <w:t>MISP</w:t>
      </w:r>
      <w:r w:rsidR="00D1351B">
        <w:t xml:space="preserve"> and disable </w:t>
      </w:r>
      <w:r w:rsidR="00E0385D">
        <w:t>the CIP.</w:t>
      </w:r>
      <w:r w:rsidR="000E739D">
        <w:t>.</w:t>
      </w:r>
      <w:r w:rsidR="00B034A0">
        <w:rPr>
          <w:b/>
          <w:bCs/>
        </w:rPr>
        <w:t xml:space="preserve"> </w:t>
      </w:r>
      <w:r w:rsidR="00B034A0" w:rsidRPr="00060996">
        <w:rPr>
          <w:b/>
          <w:bCs/>
          <w:i/>
          <w:iCs/>
        </w:rPr>
        <w:t>(SRS_REQ_</w:t>
      </w:r>
      <w:r w:rsidR="00B034A0">
        <w:rPr>
          <w:b/>
          <w:bCs/>
          <w:i/>
          <w:iCs/>
        </w:rPr>
        <w:t>302</w:t>
      </w:r>
      <w:r w:rsidR="00B034A0" w:rsidRPr="00060996">
        <w:rPr>
          <w:b/>
          <w:bCs/>
          <w:i/>
          <w:iCs/>
        </w:rPr>
        <w:t>)</w:t>
      </w:r>
      <w:r w:rsidR="00C271E3">
        <w:rPr>
          <w:b/>
          <w:bCs/>
          <w:i/>
          <w:iCs/>
        </w:rPr>
        <w:t xml:space="preserve">, </w:t>
      </w:r>
      <w:r w:rsidR="00C271E3" w:rsidRPr="00060996">
        <w:rPr>
          <w:b/>
          <w:bCs/>
          <w:i/>
          <w:iCs/>
        </w:rPr>
        <w:t>(SRS_REQ_</w:t>
      </w:r>
      <w:r w:rsidR="00C271E3">
        <w:rPr>
          <w:b/>
          <w:bCs/>
          <w:i/>
          <w:iCs/>
        </w:rPr>
        <w:t>30</w:t>
      </w:r>
      <w:r w:rsidR="00162467">
        <w:rPr>
          <w:b/>
          <w:bCs/>
          <w:i/>
          <w:iCs/>
        </w:rPr>
        <w:t>4</w:t>
      </w:r>
      <w:r w:rsidR="00C271E3" w:rsidRPr="00060996">
        <w:rPr>
          <w:b/>
          <w:bCs/>
          <w:i/>
          <w:iCs/>
        </w:rPr>
        <w:t>)</w:t>
      </w:r>
      <w:r w:rsidR="00853A3A">
        <w:rPr>
          <w:b/>
          <w:bCs/>
          <w:i/>
          <w:iCs/>
        </w:rPr>
        <w:t xml:space="preserve">, </w:t>
      </w:r>
      <w:r w:rsidR="00162467" w:rsidRPr="00060996">
        <w:rPr>
          <w:b/>
          <w:bCs/>
          <w:i/>
          <w:iCs/>
        </w:rPr>
        <w:t>(SRS_REQ_</w:t>
      </w:r>
      <w:r w:rsidR="00162467">
        <w:rPr>
          <w:b/>
          <w:bCs/>
          <w:i/>
          <w:iCs/>
        </w:rPr>
        <w:t>305</w:t>
      </w:r>
      <w:r w:rsidR="00162467" w:rsidRPr="00060996">
        <w:rPr>
          <w:b/>
          <w:bCs/>
          <w:i/>
          <w:iCs/>
        </w:rPr>
        <w:t>)</w:t>
      </w:r>
      <w:r w:rsidR="006C5520">
        <w:rPr>
          <w:b/>
          <w:bCs/>
          <w:i/>
          <w:iCs/>
        </w:rPr>
        <w:t>,</w:t>
      </w:r>
      <w:r w:rsidR="006C5520">
        <w:rPr>
          <w:b/>
          <w:bCs/>
        </w:rPr>
        <w:t xml:space="preserve"> </w:t>
      </w:r>
      <w:r w:rsidR="006C5520" w:rsidRPr="00060996">
        <w:rPr>
          <w:b/>
          <w:bCs/>
          <w:i/>
          <w:iCs/>
        </w:rPr>
        <w:t>(SRS_REQ_</w:t>
      </w:r>
      <w:r w:rsidR="006C5520">
        <w:rPr>
          <w:b/>
          <w:bCs/>
          <w:i/>
          <w:iCs/>
        </w:rPr>
        <w:t>306</w:t>
      </w:r>
      <w:r w:rsidR="006C5520" w:rsidRPr="00060996">
        <w:rPr>
          <w:b/>
          <w:bCs/>
          <w:i/>
          <w:iCs/>
        </w:rPr>
        <w:t>)</w:t>
      </w:r>
    </w:p>
    <w:p w:rsidR="00CE5D77" w:rsidRPr="00CE5D77" w:rsidRDefault="00CE5D77" w:rsidP="00CE5D77">
      <w:pPr>
        <w:ind w:firstLine="720"/>
        <w:rPr>
          <w:b/>
          <w:bCs/>
        </w:rPr>
      </w:pPr>
      <w:r w:rsidRPr="00CE5D77">
        <w:rPr>
          <w:b/>
          <w:bCs/>
        </w:rPr>
        <w:t>[E2]</w:t>
      </w:r>
      <w:r>
        <w:rPr>
          <w:b/>
          <w:bCs/>
        </w:rPr>
        <w:t xml:space="preserve"> – Purchase in progress</w:t>
      </w:r>
    </w:p>
    <w:p w:rsidR="006F3030" w:rsidRDefault="00E90E6D" w:rsidP="00B74937">
      <w:pPr>
        <w:numPr>
          <w:ilvl w:val="0"/>
          <w:numId w:val="17"/>
        </w:numPr>
        <w:ind w:left="450" w:hanging="450"/>
      </w:pPr>
      <w:r>
        <w:t>The Login Use Case</w:t>
      </w:r>
      <w:r>
        <w:rPr>
          <w:rFonts w:cs="Verdana"/>
        </w:rPr>
        <w:t xml:space="preserve"> </w:t>
      </w:r>
      <w:r w:rsidR="00937FB0" w:rsidRPr="00B40B30">
        <w:rPr>
          <w:rFonts w:cs="Verdana"/>
          <w:bCs/>
        </w:rPr>
        <w:t>ends here.</w:t>
      </w:r>
    </w:p>
    <w:p w:rsidR="00811A69" w:rsidRDefault="009C2624" w:rsidP="00811A69">
      <w:r>
        <w:br w:type="page"/>
      </w:r>
    </w:p>
    <w:p w:rsidR="00811A69" w:rsidRDefault="00811A69" w:rsidP="00811A69">
      <w:pPr>
        <w:pStyle w:val="Heading5"/>
      </w:pPr>
      <w:r>
        <w:t xml:space="preserve"> Alternative Flow</w:t>
      </w:r>
    </w:p>
    <w:p w:rsidR="00811A69" w:rsidRDefault="00811A69" w:rsidP="00811A69"/>
    <w:p w:rsidR="00811A69" w:rsidRDefault="00317FFC" w:rsidP="00811A69">
      <w:r>
        <w:t>Not Applicable</w:t>
      </w:r>
    </w:p>
    <w:p w:rsidR="00811A69" w:rsidRDefault="00811A69" w:rsidP="00811A69"/>
    <w:p w:rsidR="00811A69" w:rsidRPr="00811A69" w:rsidRDefault="00811A69" w:rsidP="00811A69">
      <w:pPr>
        <w:pStyle w:val="Heading5"/>
      </w:pPr>
      <w:r>
        <w:t xml:space="preserve"> Exception Flow</w:t>
      </w:r>
    </w:p>
    <w:p w:rsidR="00811A69" w:rsidRDefault="00811A69" w:rsidP="00811A69"/>
    <w:p w:rsidR="00811A69" w:rsidRDefault="00EA4DB2" w:rsidP="00811A69">
      <w:pPr>
        <w:rPr>
          <w:b/>
          <w:bCs/>
        </w:rPr>
      </w:pPr>
      <w:r w:rsidRPr="00EA4DB2">
        <w:rPr>
          <w:b/>
          <w:bCs/>
        </w:rPr>
        <w:t>[E1] – Invalid Password</w:t>
      </w:r>
    </w:p>
    <w:p w:rsidR="00317FFC" w:rsidRDefault="00317FFC" w:rsidP="00811A69">
      <w:pPr>
        <w:rPr>
          <w:b/>
          <w:bCs/>
        </w:rPr>
      </w:pPr>
    </w:p>
    <w:p w:rsidR="00EA4DB2" w:rsidRDefault="00EA4DB2" w:rsidP="00EA4DB2">
      <w:pPr>
        <w:numPr>
          <w:ilvl w:val="0"/>
          <w:numId w:val="18"/>
        </w:numPr>
      </w:pPr>
      <w:r>
        <w:t>The VMCS will display “PASSWORD INVALID”</w:t>
      </w:r>
    </w:p>
    <w:p w:rsidR="00317FFC" w:rsidRPr="00EA4DB2" w:rsidRDefault="00E90E6D" w:rsidP="006505DD">
      <w:pPr>
        <w:numPr>
          <w:ilvl w:val="0"/>
          <w:numId w:val="18"/>
        </w:numPr>
      </w:pPr>
      <w:r>
        <w:t>The Login Use Case</w:t>
      </w:r>
      <w:r>
        <w:rPr>
          <w:rFonts w:cs="Verdana"/>
        </w:rPr>
        <w:t xml:space="preserve"> </w:t>
      </w:r>
      <w:r w:rsidR="006505DD">
        <w:rPr>
          <w:rFonts w:cs="Verdana"/>
        </w:rPr>
        <w:t>continues</w:t>
      </w:r>
      <w:r w:rsidR="00317FFC" w:rsidRPr="00B40B30">
        <w:rPr>
          <w:rFonts w:cs="Verdana"/>
          <w:bCs/>
        </w:rPr>
        <w:t>.</w:t>
      </w:r>
    </w:p>
    <w:p w:rsidR="00811A69" w:rsidRDefault="00811A69" w:rsidP="00811A69"/>
    <w:p w:rsidR="00CE5D77" w:rsidRDefault="00CE5D77" w:rsidP="00CE5D77">
      <w:pPr>
        <w:rPr>
          <w:b/>
          <w:bCs/>
        </w:rPr>
      </w:pPr>
      <w:r w:rsidRPr="00CE5D77">
        <w:rPr>
          <w:b/>
          <w:bCs/>
        </w:rPr>
        <w:t>[E2]</w:t>
      </w:r>
      <w:r>
        <w:rPr>
          <w:b/>
          <w:bCs/>
        </w:rPr>
        <w:t xml:space="preserve"> – Purchase in progress</w:t>
      </w:r>
      <w:r w:rsidR="006505DD">
        <w:rPr>
          <w:b/>
          <w:bCs/>
        </w:rPr>
        <w:t xml:space="preserve"> </w:t>
      </w:r>
      <w:r w:rsidR="006505DD" w:rsidRPr="00060996">
        <w:rPr>
          <w:b/>
          <w:bCs/>
          <w:i/>
          <w:iCs/>
        </w:rPr>
        <w:t>(SRS_REQ_</w:t>
      </w:r>
      <w:r w:rsidR="006505DD">
        <w:rPr>
          <w:b/>
          <w:bCs/>
          <w:i/>
          <w:iCs/>
        </w:rPr>
        <w:t>307</w:t>
      </w:r>
      <w:r w:rsidR="006505DD" w:rsidRPr="00060996">
        <w:rPr>
          <w:b/>
          <w:bCs/>
          <w:i/>
          <w:iCs/>
        </w:rPr>
        <w:t>)</w:t>
      </w:r>
    </w:p>
    <w:p w:rsidR="00CE5D77" w:rsidRPr="00CE5D77" w:rsidRDefault="00CE5D77" w:rsidP="00CE5D77"/>
    <w:p w:rsidR="00CE5D77" w:rsidRDefault="00CE5D77" w:rsidP="006E44D8">
      <w:pPr>
        <w:numPr>
          <w:ilvl w:val="0"/>
          <w:numId w:val="50"/>
        </w:numPr>
      </w:pPr>
      <w:r>
        <w:t xml:space="preserve">If customer was in any stage of Buy Drinks Use Case </w:t>
      </w:r>
      <w:r w:rsidR="00722B3F">
        <w:t>except step VII</w:t>
      </w:r>
      <w:r w:rsidR="006E44D8">
        <w:t xml:space="preserve"> </w:t>
      </w:r>
      <w:r w:rsidR="00722B3F">
        <w:t xml:space="preserve">onward </w:t>
      </w:r>
      <w:r>
        <w:t xml:space="preserve">the VMCS should rollback the transaction </w:t>
      </w:r>
      <w:r w:rsidR="00722B3F">
        <w:t>and return the money to the customer</w:t>
      </w:r>
      <w:r w:rsidR="00A034DC">
        <w:t>.</w:t>
      </w:r>
    </w:p>
    <w:p w:rsidR="006505DD" w:rsidRPr="00CE5D77" w:rsidRDefault="006505DD" w:rsidP="007362A2">
      <w:pPr>
        <w:numPr>
          <w:ilvl w:val="0"/>
          <w:numId w:val="50"/>
        </w:numPr>
      </w:pPr>
      <w:r>
        <w:t>The Login Use Case continues</w:t>
      </w:r>
      <w:r w:rsidR="001939EF">
        <w:t>.</w:t>
      </w:r>
    </w:p>
    <w:p w:rsidR="00CE5D77" w:rsidRPr="00811A69" w:rsidRDefault="00CE5D77" w:rsidP="00811A69"/>
    <w:p w:rsidR="00811A69" w:rsidRDefault="00811A69" w:rsidP="00EA7D5E">
      <w:pPr>
        <w:pStyle w:val="Heading4"/>
      </w:pPr>
      <w:r>
        <w:t>Post-condition(s)</w:t>
      </w:r>
    </w:p>
    <w:p w:rsidR="00811A69" w:rsidRDefault="00811A69" w:rsidP="00811A69"/>
    <w:p w:rsidR="00811A69" w:rsidRPr="00811A69" w:rsidRDefault="0021497C" w:rsidP="00B01969">
      <w:pPr>
        <w:numPr>
          <w:ilvl w:val="0"/>
          <w:numId w:val="19"/>
        </w:numPr>
      </w:pPr>
      <w:r>
        <w:t>The maintainer should have the access to the can and money storage</w:t>
      </w:r>
      <w:r w:rsidR="00271C71">
        <w:t>.</w:t>
      </w:r>
    </w:p>
    <w:p w:rsidR="00811A69" w:rsidRDefault="00811A69" w:rsidP="00811A69"/>
    <w:p w:rsidR="00811A69" w:rsidRDefault="00811A69" w:rsidP="00EA7D5E">
      <w:pPr>
        <w:pStyle w:val="Heading4"/>
      </w:pPr>
      <w:r>
        <w:t>Rule(s)</w:t>
      </w:r>
      <w:r w:rsidR="00517D5D">
        <w:t xml:space="preserve"> and </w:t>
      </w:r>
      <w:r>
        <w:t>Constraint(s)</w:t>
      </w:r>
    </w:p>
    <w:p w:rsidR="00811A69" w:rsidRDefault="00811A69" w:rsidP="00811A69"/>
    <w:p w:rsidR="00811A69" w:rsidRDefault="00B02DB1" w:rsidP="00811A69">
      <w:r>
        <w:t>Not applicable</w:t>
      </w:r>
    </w:p>
    <w:p w:rsidR="00B02DB1" w:rsidRPr="00811A69" w:rsidRDefault="00B02DB1" w:rsidP="00811A69"/>
    <w:p w:rsidR="00811A69" w:rsidRDefault="00811A69" w:rsidP="00EA7D5E">
      <w:pPr>
        <w:pStyle w:val="Heading4"/>
      </w:pPr>
      <w:r>
        <w:t>GUI</w:t>
      </w:r>
    </w:p>
    <w:p w:rsidR="00B1421C" w:rsidRDefault="00B1421C" w:rsidP="004D09FB"/>
    <w:p w:rsidR="00B1421C" w:rsidRDefault="00B1421C" w:rsidP="004D09FB"/>
    <w:p w:rsidR="004D09FB" w:rsidRDefault="004D09FB" w:rsidP="004D09FB">
      <w:pPr>
        <w:jc w:val="center"/>
      </w:pPr>
      <w:r>
        <w:rPr>
          <w:noProof/>
        </w:rPr>
        <w:drawing>
          <wp:inline distT="0" distB="0" distL="0" distR="0" wp14:anchorId="724A9297" wp14:editId="31E69854">
            <wp:extent cx="4114800" cy="127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14800" cy="1276350"/>
                    </a:xfrm>
                    <a:prstGeom prst="rect">
                      <a:avLst/>
                    </a:prstGeom>
                  </pic:spPr>
                </pic:pic>
              </a:graphicData>
            </a:graphic>
          </wp:inline>
        </w:drawing>
      </w:r>
    </w:p>
    <w:p w:rsidR="004D09FB" w:rsidRDefault="004D09FB" w:rsidP="004D09FB"/>
    <w:p w:rsidR="00B1421C" w:rsidRPr="00B1421C" w:rsidRDefault="00B1421C" w:rsidP="004D09FB"/>
    <w:p w:rsidR="00B1421C" w:rsidRPr="00B1421C" w:rsidRDefault="00B1421C" w:rsidP="00B1421C">
      <w:pPr>
        <w:pStyle w:val="Heading4"/>
      </w:pPr>
      <w:r>
        <w:t>Notes</w:t>
      </w:r>
    </w:p>
    <w:p w:rsidR="00B1421C" w:rsidRPr="00B1421C" w:rsidRDefault="00B1421C" w:rsidP="00B1421C"/>
    <w:p w:rsidR="00811A69" w:rsidRDefault="00811A69" w:rsidP="00811A69"/>
    <w:p w:rsidR="009C2624" w:rsidRDefault="009C2624" w:rsidP="00310C31"/>
    <w:p w:rsidR="007B3493" w:rsidRDefault="00B1421C" w:rsidP="003E064F">
      <w:pPr>
        <w:pStyle w:val="Heading3"/>
      </w:pPr>
      <w:r>
        <w:br w:type="page"/>
      </w:r>
      <w:bookmarkStart w:id="69" w:name="_Toc370719515"/>
      <w:bookmarkStart w:id="70" w:name="_Toc371457160"/>
      <w:r w:rsidR="007B3493">
        <w:t xml:space="preserve">Maintain </w:t>
      </w:r>
      <w:r w:rsidR="003766AB">
        <w:t>Vending Machine</w:t>
      </w:r>
      <w:r w:rsidR="007B3493">
        <w:t xml:space="preserve"> </w:t>
      </w:r>
      <w:r w:rsidR="003E064F">
        <w:t xml:space="preserve">Use Case </w:t>
      </w:r>
      <w:r w:rsidR="007B3493" w:rsidRPr="006F4EB0">
        <w:rPr>
          <w:i/>
          <w:iCs/>
        </w:rPr>
        <w:t>(SRS_REQ_</w:t>
      </w:r>
      <w:r w:rsidR="00832DA2">
        <w:rPr>
          <w:i/>
          <w:iCs/>
        </w:rPr>
        <w:t>4</w:t>
      </w:r>
      <w:r w:rsidR="007B3493" w:rsidRPr="006F4EB0">
        <w:rPr>
          <w:i/>
          <w:iCs/>
        </w:rPr>
        <w:t>00)</w:t>
      </w:r>
      <w:bookmarkEnd w:id="69"/>
      <w:bookmarkEnd w:id="70"/>
    </w:p>
    <w:p w:rsidR="00237C64" w:rsidRDefault="00237C64" w:rsidP="00237C64"/>
    <w:p w:rsidR="003766AB" w:rsidRDefault="003766AB" w:rsidP="00237C64"/>
    <w:p w:rsidR="000C1219" w:rsidRDefault="00F933F3" w:rsidP="00237C64">
      <w:r>
        <w:pict w14:anchorId="1E3BEBC4">
          <v:shape id="_x0000_i1029" type="#_x0000_t75" style="width:6in;height:107.15pt">
            <v:imagedata r:id="rId24" o:title=""/>
          </v:shape>
        </w:pict>
      </w:r>
    </w:p>
    <w:p w:rsidR="000C1219" w:rsidRDefault="000C1219" w:rsidP="00237C64"/>
    <w:p w:rsidR="009C2624" w:rsidRDefault="009C2624" w:rsidP="009C2624"/>
    <w:p w:rsidR="00832DA2" w:rsidRDefault="00832DA2" w:rsidP="003766AB">
      <w:pPr>
        <w:pStyle w:val="Caption"/>
      </w:pPr>
      <w:bookmarkStart w:id="71" w:name="_Toc371457181"/>
      <w:r>
        <w:t xml:space="preserve">Figure </w:t>
      </w:r>
      <w:fldSimple w:instr=" SEQ Figure \* ARABIC ">
        <w:r w:rsidR="009329C2">
          <w:rPr>
            <w:noProof/>
          </w:rPr>
          <w:t>6</w:t>
        </w:r>
      </w:fldSimple>
      <w:r>
        <w:t xml:space="preserve"> : Maintain </w:t>
      </w:r>
      <w:r w:rsidR="003766AB">
        <w:t>Vending Machine</w:t>
      </w:r>
      <w:r>
        <w:t xml:space="preserve"> </w:t>
      </w:r>
      <w:r w:rsidR="005E035B">
        <w:t xml:space="preserve">Use </w:t>
      </w:r>
      <w:r w:rsidR="003766AB">
        <w:t>C</w:t>
      </w:r>
      <w:r w:rsidR="005E035B">
        <w:t>ase</w:t>
      </w:r>
      <w:bookmarkEnd w:id="71"/>
    </w:p>
    <w:p w:rsidR="009C2624" w:rsidRDefault="009C2624" w:rsidP="009C2624"/>
    <w:p w:rsidR="007B3493" w:rsidRDefault="007B3493" w:rsidP="00EA7D5E">
      <w:pPr>
        <w:pStyle w:val="Heading4"/>
      </w:pPr>
      <w:r>
        <w:t>Brief Description</w:t>
      </w:r>
    </w:p>
    <w:p w:rsidR="00845DF5" w:rsidRPr="00845DF5" w:rsidRDefault="00845DF5" w:rsidP="00845DF5"/>
    <w:p w:rsidR="00237C64" w:rsidRDefault="00B01969" w:rsidP="00237C64">
      <w:r>
        <w:rPr>
          <w:rFonts w:cs="Verdana"/>
        </w:rPr>
        <w:t xml:space="preserve">The </w:t>
      </w:r>
      <w:r w:rsidRPr="000C1E94">
        <w:rPr>
          <w:rFonts w:cs="Verdana"/>
        </w:rPr>
        <w:t>Maintain Vending Machine Use Case</w:t>
      </w:r>
      <w:r w:rsidRPr="00944974">
        <w:rPr>
          <w:rFonts w:cs="Verdana"/>
        </w:rPr>
        <w:t xml:space="preserve"> </w:t>
      </w:r>
      <w:r w:rsidR="00237C64">
        <w:t>provides the</w:t>
      </w:r>
      <w:r w:rsidR="003766AB">
        <w:t xml:space="preserve"> capability to maintain the </w:t>
      </w:r>
      <w:r w:rsidR="009D06A4">
        <w:t>VM</w:t>
      </w:r>
      <w:r w:rsidR="00237C64">
        <w:t>.</w:t>
      </w:r>
    </w:p>
    <w:p w:rsidR="00845DF5" w:rsidRPr="00237C64" w:rsidRDefault="00845DF5" w:rsidP="00237C64"/>
    <w:p w:rsidR="007B3493" w:rsidRDefault="007B3493" w:rsidP="00EA7D5E">
      <w:pPr>
        <w:pStyle w:val="Heading4"/>
      </w:pPr>
      <w:r>
        <w:t>Characteristic of Activation</w:t>
      </w:r>
    </w:p>
    <w:p w:rsidR="008D1334" w:rsidRPr="008D1334" w:rsidRDefault="008D1334" w:rsidP="008D1334"/>
    <w:p w:rsidR="00237C64" w:rsidRDefault="000C1E94" w:rsidP="00AC6B2D">
      <w:pPr>
        <w:rPr>
          <w:rFonts w:cs="Verdana"/>
        </w:rPr>
      </w:pPr>
      <w:r>
        <w:rPr>
          <w:rFonts w:cs="Verdana"/>
        </w:rPr>
        <w:t xml:space="preserve">The </w:t>
      </w:r>
      <w:r w:rsidRPr="000C1E94">
        <w:rPr>
          <w:rFonts w:cs="Verdana"/>
        </w:rPr>
        <w:t>Maintain Vending Machine Use Case</w:t>
      </w:r>
      <w:r w:rsidR="00AC6B2D" w:rsidRPr="00944974">
        <w:rPr>
          <w:rFonts w:cs="Verdana"/>
        </w:rPr>
        <w:t xml:space="preserve"> </w:t>
      </w:r>
      <w:r w:rsidR="005E035B">
        <w:rPr>
          <w:rFonts w:cs="Verdana"/>
        </w:rPr>
        <w:t xml:space="preserve">is </w:t>
      </w:r>
      <w:r w:rsidR="00AC6B2D" w:rsidRPr="00944974">
        <w:rPr>
          <w:rFonts w:cs="Verdana"/>
        </w:rPr>
        <w:t xml:space="preserve">initiated by </w:t>
      </w:r>
      <w:r w:rsidR="008D1334">
        <w:rPr>
          <w:rFonts w:cs="Verdana"/>
        </w:rPr>
        <w:t xml:space="preserve">the </w:t>
      </w:r>
      <w:r w:rsidR="00AC6B2D">
        <w:rPr>
          <w:rFonts w:cs="Verdana"/>
        </w:rPr>
        <w:t>maintainer</w:t>
      </w:r>
      <w:r w:rsidR="00AC6B2D" w:rsidRPr="00944974">
        <w:rPr>
          <w:rFonts w:cs="Verdana"/>
        </w:rPr>
        <w:t>.</w:t>
      </w:r>
    </w:p>
    <w:p w:rsidR="008D1334" w:rsidRPr="00237C64" w:rsidRDefault="008D1334" w:rsidP="00AC6B2D"/>
    <w:p w:rsidR="007B3493" w:rsidRDefault="007B3493" w:rsidP="00EA7D5E">
      <w:pPr>
        <w:pStyle w:val="Heading4"/>
      </w:pPr>
      <w:r>
        <w:t>Pre-Condition</w:t>
      </w:r>
    </w:p>
    <w:p w:rsidR="00845DF5" w:rsidRPr="00845DF5" w:rsidRDefault="00845DF5" w:rsidP="00845DF5"/>
    <w:p w:rsidR="00AC6B2D" w:rsidRPr="00845DF5" w:rsidRDefault="00AC6B2D" w:rsidP="00AC6B2D">
      <w:pPr>
        <w:numPr>
          <w:ilvl w:val="0"/>
          <w:numId w:val="21"/>
        </w:numPr>
        <w:rPr>
          <w:rFonts w:cs="Verdana"/>
        </w:rPr>
      </w:pPr>
      <w:r>
        <w:t>The maintainer should be authenticated.</w:t>
      </w:r>
    </w:p>
    <w:p w:rsidR="00845DF5" w:rsidRDefault="00845DF5" w:rsidP="00845DF5">
      <w:pPr>
        <w:numPr>
          <w:ilvl w:val="0"/>
          <w:numId w:val="21"/>
        </w:numPr>
        <w:rPr>
          <w:rFonts w:cs="Verdana"/>
        </w:rPr>
      </w:pPr>
      <w:r w:rsidRPr="00AC6B2D">
        <w:rPr>
          <w:rFonts w:cs="Verdana"/>
        </w:rPr>
        <w:t xml:space="preserve">The door must be </w:t>
      </w:r>
      <w:r w:rsidR="00D4442B">
        <w:rPr>
          <w:rFonts w:cs="Verdana"/>
        </w:rPr>
        <w:t>un</w:t>
      </w:r>
      <w:r w:rsidRPr="00AC6B2D">
        <w:rPr>
          <w:rFonts w:cs="Verdana"/>
        </w:rPr>
        <w:t>locked</w:t>
      </w:r>
      <w:r>
        <w:t>.</w:t>
      </w:r>
    </w:p>
    <w:p w:rsidR="00845DF5" w:rsidRPr="00845DF5" w:rsidRDefault="00845DF5" w:rsidP="00FA63DC">
      <w:pPr>
        <w:rPr>
          <w:rFonts w:cs="Verdana"/>
        </w:rPr>
      </w:pPr>
    </w:p>
    <w:p w:rsidR="007B3493" w:rsidRDefault="007B3493" w:rsidP="00EA7D5E">
      <w:pPr>
        <w:pStyle w:val="Heading4"/>
      </w:pPr>
      <w:r>
        <w:t>Description</w:t>
      </w:r>
    </w:p>
    <w:p w:rsidR="007B3493" w:rsidRDefault="007B3493" w:rsidP="007B3493">
      <w:pPr>
        <w:pStyle w:val="Heading5"/>
      </w:pPr>
      <w:r>
        <w:t xml:space="preserve"> Basic Flow</w:t>
      </w:r>
    </w:p>
    <w:p w:rsidR="00610AFC" w:rsidRPr="009C2624" w:rsidRDefault="000C1E94" w:rsidP="00F87F6B">
      <w:pPr>
        <w:pStyle w:val="Heading4"/>
        <w:numPr>
          <w:ilvl w:val="0"/>
          <w:numId w:val="22"/>
        </w:numPr>
        <w:rPr>
          <w:b w:val="0"/>
        </w:rPr>
      </w:pPr>
      <w:r w:rsidRPr="000C1E94">
        <w:rPr>
          <w:rFonts w:cs="Verdana"/>
          <w:b w:val="0"/>
          <w:bCs/>
        </w:rPr>
        <w:t xml:space="preserve">The Maintain Vending Machine Use Case </w:t>
      </w:r>
      <w:r w:rsidR="00381AC7" w:rsidRPr="009C2624">
        <w:rPr>
          <w:b w:val="0"/>
        </w:rPr>
        <w:t xml:space="preserve">starts when </w:t>
      </w:r>
      <w:r w:rsidR="00845DF5" w:rsidRPr="009C2624">
        <w:rPr>
          <w:b w:val="0"/>
        </w:rPr>
        <w:t xml:space="preserve">the </w:t>
      </w:r>
      <w:r w:rsidR="00F87F6B" w:rsidRPr="00F87F6B">
        <w:rPr>
          <w:b w:val="0"/>
        </w:rPr>
        <w:t>MIP</w:t>
      </w:r>
      <w:r w:rsidR="00845DF5" w:rsidRPr="009C2624">
        <w:rPr>
          <w:b w:val="0"/>
        </w:rPr>
        <w:t xml:space="preserve"> is activated.</w:t>
      </w:r>
    </w:p>
    <w:p w:rsidR="00845DF5" w:rsidRDefault="00845DF5" w:rsidP="00EF5863">
      <w:pPr>
        <w:numPr>
          <w:ilvl w:val="0"/>
          <w:numId w:val="22"/>
        </w:numPr>
      </w:pPr>
      <w:r>
        <w:t xml:space="preserve">Once the </w:t>
      </w:r>
      <w:r w:rsidR="00F87F6B">
        <w:t>MIP</w:t>
      </w:r>
      <w:r>
        <w:t xml:space="preserve"> is activated the VMCS will allow the maintainer to </w:t>
      </w:r>
      <w:r w:rsidR="00EF5863">
        <w:t>request</w:t>
      </w:r>
      <w:r w:rsidR="000F7A58">
        <w:t xml:space="preserve"> the following operation</w:t>
      </w:r>
      <w:r w:rsidR="00B1061D">
        <w:t>s</w:t>
      </w:r>
      <w:r>
        <w:t>:</w:t>
      </w:r>
    </w:p>
    <w:p w:rsidR="004816AE" w:rsidRDefault="004816AE" w:rsidP="004816AE"/>
    <w:p w:rsidR="00A53455" w:rsidRDefault="00A53455" w:rsidP="00B848C1">
      <w:pPr>
        <w:ind w:left="360" w:firstLine="360"/>
        <w:rPr>
          <w:b/>
          <w:bCs/>
        </w:rPr>
      </w:pPr>
      <w:r>
        <w:rPr>
          <w:b/>
          <w:bCs/>
        </w:rPr>
        <w:t xml:space="preserve">[A1] - </w:t>
      </w:r>
      <w:r w:rsidRPr="00B31EBA">
        <w:rPr>
          <w:b/>
          <w:bCs/>
        </w:rPr>
        <w:t xml:space="preserve">Display </w:t>
      </w:r>
      <w:r>
        <w:rPr>
          <w:b/>
          <w:bCs/>
        </w:rPr>
        <w:t xml:space="preserve">the </w:t>
      </w:r>
      <w:r w:rsidRPr="00B31EBA">
        <w:rPr>
          <w:b/>
          <w:bCs/>
        </w:rPr>
        <w:t>number of drinks</w:t>
      </w:r>
      <w:r>
        <w:rPr>
          <w:b/>
          <w:bCs/>
        </w:rPr>
        <w:t xml:space="preserve"> for each </w:t>
      </w:r>
      <w:r w:rsidR="002B3B7A">
        <w:rPr>
          <w:b/>
          <w:bCs/>
        </w:rPr>
        <w:t>brand</w:t>
      </w:r>
    </w:p>
    <w:p w:rsidR="004816AE" w:rsidRPr="00B31EBA" w:rsidRDefault="004816AE" w:rsidP="00CC1FA5">
      <w:pPr>
        <w:ind w:left="720"/>
        <w:rPr>
          <w:b/>
          <w:bCs/>
        </w:rPr>
      </w:pPr>
      <w:r w:rsidRPr="00B31EBA">
        <w:rPr>
          <w:b/>
          <w:bCs/>
        </w:rPr>
        <w:t>[A2]</w:t>
      </w:r>
      <w:r w:rsidR="00ED350A">
        <w:rPr>
          <w:b/>
          <w:bCs/>
        </w:rPr>
        <w:t xml:space="preserve"> - </w:t>
      </w:r>
      <w:r w:rsidRPr="00B31EBA">
        <w:rPr>
          <w:b/>
          <w:bCs/>
        </w:rPr>
        <w:t>Display money</w:t>
      </w:r>
      <w:r w:rsidR="00070886">
        <w:rPr>
          <w:b/>
          <w:bCs/>
        </w:rPr>
        <w:t xml:space="preserve"> in selected </w:t>
      </w:r>
      <w:r w:rsidR="00AB7768">
        <w:rPr>
          <w:b/>
          <w:bCs/>
        </w:rPr>
        <w:t>denomination</w:t>
      </w:r>
    </w:p>
    <w:p w:rsidR="004816AE" w:rsidRPr="00B31EBA" w:rsidRDefault="004816AE" w:rsidP="00CC1FA5">
      <w:pPr>
        <w:ind w:left="720"/>
        <w:rPr>
          <w:b/>
          <w:bCs/>
        </w:rPr>
      </w:pPr>
      <w:r w:rsidRPr="00B31EBA">
        <w:rPr>
          <w:b/>
          <w:bCs/>
        </w:rPr>
        <w:t>[A3]</w:t>
      </w:r>
      <w:r w:rsidR="00ED350A">
        <w:rPr>
          <w:b/>
          <w:bCs/>
        </w:rPr>
        <w:t xml:space="preserve"> - </w:t>
      </w:r>
      <w:r w:rsidRPr="00B31EBA">
        <w:rPr>
          <w:b/>
          <w:bCs/>
        </w:rPr>
        <w:t>Display total money held</w:t>
      </w:r>
    </w:p>
    <w:p w:rsidR="004816AE" w:rsidRPr="00B31EBA" w:rsidRDefault="004816AE" w:rsidP="00CC1FA5">
      <w:pPr>
        <w:ind w:left="720"/>
        <w:rPr>
          <w:b/>
          <w:bCs/>
        </w:rPr>
      </w:pPr>
      <w:r w:rsidRPr="00B31EBA">
        <w:rPr>
          <w:b/>
          <w:bCs/>
        </w:rPr>
        <w:t>[A4]</w:t>
      </w:r>
      <w:r w:rsidR="00ED350A">
        <w:rPr>
          <w:b/>
          <w:bCs/>
        </w:rPr>
        <w:t xml:space="preserve"> - </w:t>
      </w:r>
      <w:r w:rsidR="00E65012" w:rsidRPr="00B31EBA">
        <w:rPr>
          <w:b/>
          <w:bCs/>
        </w:rPr>
        <w:t xml:space="preserve">Collect </w:t>
      </w:r>
      <w:r w:rsidR="00E65012">
        <w:rPr>
          <w:b/>
          <w:bCs/>
        </w:rPr>
        <w:t>all the</w:t>
      </w:r>
      <w:r w:rsidR="00E65012" w:rsidRPr="00B31EBA">
        <w:rPr>
          <w:b/>
          <w:bCs/>
        </w:rPr>
        <w:t xml:space="preserve"> </w:t>
      </w:r>
      <w:r w:rsidR="00E65012">
        <w:rPr>
          <w:b/>
          <w:bCs/>
        </w:rPr>
        <w:t>cash</w:t>
      </w:r>
    </w:p>
    <w:p w:rsidR="004816AE" w:rsidRPr="00B31EBA" w:rsidRDefault="004816AE" w:rsidP="00CC1FA5">
      <w:pPr>
        <w:ind w:left="720"/>
        <w:rPr>
          <w:b/>
          <w:bCs/>
        </w:rPr>
      </w:pPr>
      <w:r w:rsidRPr="00B31EBA">
        <w:rPr>
          <w:b/>
          <w:bCs/>
        </w:rPr>
        <w:t>[A5]</w:t>
      </w:r>
      <w:r w:rsidR="00ED350A">
        <w:rPr>
          <w:b/>
          <w:bCs/>
        </w:rPr>
        <w:t xml:space="preserve"> - </w:t>
      </w:r>
      <w:r w:rsidRPr="00B31EBA">
        <w:rPr>
          <w:b/>
          <w:bCs/>
        </w:rPr>
        <w:t xml:space="preserve">Update price of </w:t>
      </w:r>
      <w:r w:rsidR="005833B2">
        <w:rPr>
          <w:b/>
          <w:bCs/>
        </w:rPr>
        <w:t>selected brand</w:t>
      </w:r>
    </w:p>
    <w:p w:rsidR="004816AE" w:rsidRPr="00B31EBA" w:rsidRDefault="004816AE" w:rsidP="00B01969">
      <w:pPr>
        <w:ind w:left="720"/>
        <w:rPr>
          <w:b/>
          <w:bCs/>
        </w:rPr>
      </w:pPr>
      <w:r w:rsidRPr="00B31EBA">
        <w:rPr>
          <w:b/>
          <w:bCs/>
        </w:rPr>
        <w:t>[A6]</w:t>
      </w:r>
      <w:r w:rsidR="00ED350A">
        <w:rPr>
          <w:b/>
          <w:bCs/>
        </w:rPr>
        <w:t xml:space="preserve"> - </w:t>
      </w:r>
      <w:r w:rsidRPr="00B31EBA">
        <w:rPr>
          <w:b/>
          <w:bCs/>
        </w:rPr>
        <w:t xml:space="preserve">Update number of </w:t>
      </w:r>
      <w:r w:rsidR="005833B2">
        <w:rPr>
          <w:b/>
          <w:bCs/>
        </w:rPr>
        <w:t>drinks</w:t>
      </w:r>
    </w:p>
    <w:p w:rsidR="004816AE" w:rsidRDefault="004816AE" w:rsidP="00374BCF">
      <w:pPr>
        <w:ind w:left="720"/>
        <w:rPr>
          <w:b/>
          <w:bCs/>
        </w:rPr>
      </w:pPr>
      <w:r w:rsidRPr="00B31EBA">
        <w:rPr>
          <w:b/>
          <w:bCs/>
        </w:rPr>
        <w:t>[A7]</w:t>
      </w:r>
      <w:r w:rsidR="00ED350A">
        <w:rPr>
          <w:b/>
          <w:bCs/>
        </w:rPr>
        <w:t xml:space="preserve"> - </w:t>
      </w:r>
      <w:r w:rsidRPr="00B31EBA">
        <w:rPr>
          <w:b/>
          <w:bCs/>
        </w:rPr>
        <w:t>Update money denomination</w:t>
      </w:r>
      <w:r w:rsidR="005833B2">
        <w:rPr>
          <w:b/>
          <w:bCs/>
        </w:rPr>
        <w:t>s</w:t>
      </w:r>
    </w:p>
    <w:p w:rsidR="0083246B" w:rsidRDefault="0083246B" w:rsidP="00CC1FA5">
      <w:pPr>
        <w:ind w:left="720"/>
        <w:rPr>
          <w:b/>
          <w:bCs/>
        </w:rPr>
      </w:pPr>
      <w:r>
        <w:rPr>
          <w:b/>
          <w:bCs/>
        </w:rPr>
        <w:t>[A8]</w:t>
      </w:r>
      <w:r w:rsidR="00ED350A">
        <w:rPr>
          <w:b/>
          <w:bCs/>
        </w:rPr>
        <w:t xml:space="preserve"> - </w:t>
      </w:r>
      <w:r w:rsidR="00280952">
        <w:rPr>
          <w:b/>
          <w:bCs/>
        </w:rPr>
        <w:t>Change door status</w:t>
      </w:r>
      <w:r w:rsidR="00E262BC">
        <w:rPr>
          <w:b/>
          <w:bCs/>
        </w:rPr>
        <w:t xml:space="preserve"> from unlock to lock</w:t>
      </w:r>
    </w:p>
    <w:p w:rsidR="004816AE" w:rsidRDefault="004816AE" w:rsidP="00B74937">
      <w:pPr>
        <w:ind w:left="720"/>
        <w:rPr>
          <w:b/>
          <w:bCs/>
        </w:rPr>
      </w:pPr>
      <w:r>
        <w:rPr>
          <w:b/>
          <w:bCs/>
        </w:rPr>
        <w:t>[A</w:t>
      </w:r>
      <w:r w:rsidR="00280952">
        <w:rPr>
          <w:b/>
          <w:bCs/>
        </w:rPr>
        <w:t>9</w:t>
      </w:r>
      <w:r>
        <w:rPr>
          <w:b/>
          <w:bCs/>
        </w:rPr>
        <w:t>]</w:t>
      </w:r>
      <w:r w:rsidR="00ED350A">
        <w:rPr>
          <w:b/>
          <w:bCs/>
        </w:rPr>
        <w:t xml:space="preserve"> - </w:t>
      </w:r>
      <w:r w:rsidR="00DF6ABD">
        <w:rPr>
          <w:b/>
          <w:bCs/>
        </w:rPr>
        <w:t xml:space="preserve">Exit </w:t>
      </w:r>
      <w:r w:rsidR="002D2B6F" w:rsidRPr="002D2B6F">
        <w:rPr>
          <w:b/>
          <w:bCs/>
        </w:rPr>
        <w:t>Maintainer Interface Panel</w:t>
      </w:r>
    </w:p>
    <w:p w:rsidR="004816AE" w:rsidRDefault="004816AE" w:rsidP="004816AE"/>
    <w:p w:rsidR="004816AE" w:rsidRDefault="000C1E94" w:rsidP="00B74937">
      <w:pPr>
        <w:numPr>
          <w:ilvl w:val="0"/>
          <w:numId w:val="22"/>
        </w:numPr>
      </w:pPr>
      <w:r w:rsidRPr="000C1E94">
        <w:rPr>
          <w:rFonts w:cs="Verdana"/>
        </w:rPr>
        <w:t xml:space="preserve">The Maintain Vending Machine Use Case </w:t>
      </w:r>
      <w:r w:rsidR="004816AE" w:rsidRPr="00B40B30">
        <w:rPr>
          <w:rFonts w:cs="Verdana"/>
          <w:bCs/>
        </w:rPr>
        <w:t>ends here.</w:t>
      </w:r>
    </w:p>
    <w:p w:rsidR="00FA63DC" w:rsidRDefault="00FA63DC" w:rsidP="00FA63DC">
      <w:pPr>
        <w:rPr>
          <w:b/>
          <w:bCs/>
        </w:rPr>
      </w:pPr>
    </w:p>
    <w:p w:rsidR="007B3493" w:rsidRDefault="007B3493" w:rsidP="007B3493">
      <w:pPr>
        <w:pStyle w:val="Heading5"/>
      </w:pPr>
      <w:r>
        <w:t xml:space="preserve"> Alternative Flow</w:t>
      </w:r>
    </w:p>
    <w:p w:rsidR="00B31EBA" w:rsidRDefault="00B31EBA" w:rsidP="00B31EBA"/>
    <w:p w:rsidR="00B31EBA" w:rsidRDefault="00EF5863" w:rsidP="008E7A9F">
      <w:pPr>
        <w:rPr>
          <w:b/>
          <w:bCs/>
        </w:rPr>
      </w:pPr>
      <w:r>
        <w:rPr>
          <w:b/>
          <w:bCs/>
        </w:rPr>
        <w:t xml:space="preserve">[A1] - </w:t>
      </w:r>
      <w:r w:rsidR="005833B2" w:rsidRPr="00B31EBA">
        <w:rPr>
          <w:b/>
          <w:bCs/>
        </w:rPr>
        <w:t xml:space="preserve">Display </w:t>
      </w:r>
      <w:r w:rsidR="005833B2">
        <w:rPr>
          <w:b/>
          <w:bCs/>
        </w:rPr>
        <w:t xml:space="preserve">the </w:t>
      </w:r>
      <w:r w:rsidR="005833B2" w:rsidRPr="00B31EBA">
        <w:rPr>
          <w:b/>
          <w:bCs/>
        </w:rPr>
        <w:t>number of drinks</w:t>
      </w:r>
      <w:r w:rsidR="005833B2">
        <w:rPr>
          <w:b/>
          <w:bCs/>
        </w:rPr>
        <w:t xml:space="preserve"> for </w:t>
      </w:r>
      <w:r w:rsidR="00A53455">
        <w:rPr>
          <w:b/>
          <w:bCs/>
        </w:rPr>
        <w:t xml:space="preserve">each </w:t>
      </w:r>
      <w:r w:rsidR="005833B2">
        <w:rPr>
          <w:b/>
          <w:bCs/>
        </w:rPr>
        <w:t>brand</w:t>
      </w:r>
      <w:r w:rsidR="00B848C1">
        <w:rPr>
          <w:b/>
          <w:bCs/>
        </w:rPr>
        <w:t xml:space="preserve"> </w:t>
      </w:r>
      <w:r w:rsidR="00B848C1" w:rsidRPr="00060996">
        <w:rPr>
          <w:b/>
          <w:bCs/>
          <w:i/>
          <w:iCs/>
        </w:rPr>
        <w:t>(SRS_REQ_</w:t>
      </w:r>
      <w:r w:rsidR="00B848C1">
        <w:rPr>
          <w:b/>
          <w:bCs/>
          <w:i/>
          <w:iCs/>
        </w:rPr>
        <w:t>401</w:t>
      </w:r>
      <w:r w:rsidR="00B848C1" w:rsidRPr="00060996">
        <w:rPr>
          <w:b/>
          <w:bCs/>
          <w:i/>
          <w:iCs/>
        </w:rPr>
        <w:t>)</w:t>
      </w:r>
      <w:r w:rsidR="008E7A9F">
        <w:rPr>
          <w:b/>
          <w:bCs/>
          <w:i/>
          <w:iCs/>
        </w:rPr>
        <w:t xml:space="preserve">, </w:t>
      </w:r>
      <w:r w:rsidR="008E7A9F" w:rsidRPr="008827EB">
        <w:rPr>
          <w:b/>
          <w:bCs/>
          <w:i/>
          <w:iCs/>
        </w:rPr>
        <w:t>(SRS_REQ_4</w:t>
      </w:r>
      <w:r w:rsidR="008E7A9F">
        <w:rPr>
          <w:b/>
          <w:bCs/>
          <w:i/>
          <w:iCs/>
        </w:rPr>
        <w:t>12</w:t>
      </w:r>
      <w:r w:rsidR="008E7A9F" w:rsidRPr="008827EB">
        <w:rPr>
          <w:b/>
          <w:bCs/>
          <w:i/>
          <w:iCs/>
        </w:rPr>
        <w:t>)</w:t>
      </w:r>
    </w:p>
    <w:p w:rsidR="00EF5863" w:rsidRDefault="00EF5863" w:rsidP="00E262BC"/>
    <w:p w:rsidR="00B17307" w:rsidRDefault="00E262BC" w:rsidP="00F87F6B">
      <w:pPr>
        <w:numPr>
          <w:ilvl w:val="0"/>
          <w:numId w:val="27"/>
        </w:numPr>
      </w:pPr>
      <w:r>
        <w:t xml:space="preserve">The VMCS </w:t>
      </w:r>
      <w:r w:rsidR="00D622D6">
        <w:t xml:space="preserve">will </w:t>
      </w:r>
      <w:r>
        <w:t xml:space="preserve">display total </w:t>
      </w:r>
      <w:r w:rsidR="00B17307">
        <w:t>number of</w:t>
      </w:r>
      <w:r w:rsidR="00207B44">
        <w:t xml:space="preserve"> can of </w:t>
      </w:r>
      <w:r>
        <w:t>each</w:t>
      </w:r>
      <w:r w:rsidR="00B17307">
        <w:t xml:space="preserve"> brand</w:t>
      </w:r>
      <w:r>
        <w:t xml:space="preserve"> in </w:t>
      </w:r>
      <w:r w:rsidR="00F87F6B">
        <w:t>MISP</w:t>
      </w:r>
      <w:r>
        <w:t>.</w:t>
      </w:r>
    </w:p>
    <w:p w:rsidR="00940086" w:rsidRDefault="000C1E94" w:rsidP="00B67841">
      <w:pPr>
        <w:numPr>
          <w:ilvl w:val="0"/>
          <w:numId w:val="27"/>
        </w:numPr>
      </w:pPr>
      <w:r w:rsidRPr="000C1E94">
        <w:rPr>
          <w:rFonts w:cs="Verdana"/>
        </w:rPr>
        <w:t>The Maintain Vending Machine Use Case</w:t>
      </w:r>
      <w:r>
        <w:t xml:space="preserve"> </w:t>
      </w:r>
      <w:r w:rsidR="00940086">
        <w:t>continues.</w:t>
      </w:r>
    </w:p>
    <w:p w:rsidR="00B17307" w:rsidRPr="00B17307" w:rsidRDefault="00B17307" w:rsidP="00B17307"/>
    <w:p w:rsidR="00B31EBA" w:rsidRDefault="00B31EBA" w:rsidP="009C1856">
      <w:pPr>
        <w:rPr>
          <w:b/>
          <w:bCs/>
        </w:rPr>
      </w:pPr>
      <w:r w:rsidRPr="00B31EBA">
        <w:rPr>
          <w:b/>
          <w:bCs/>
        </w:rPr>
        <w:t>[A2]</w:t>
      </w:r>
      <w:r w:rsidR="00EF5863">
        <w:rPr>
          <w:b/>
          <w:bCs/>
        </w:rPr>
        <w:t xml:space="preserve"> - </w:t>
      </w:r>
      <w:r w:rsidR="005833B2" w:rsidRPr="00B31EBA">
        <w:rPr>
          <w:b/>
          <w:bCs/>
        </w:rPr>
        <w:t>Display money</w:t>
      </w:r>
      <w:r w:rsidR="005833B2">
        <w:rPr>
          <w:b/>
          <w:bCs/>
        </w:rPr>
        <w:t xml:space="preserve"> in selected denomination</w:t>
      </w:r>
      <w:r w:rsidR="00B848C1">
        <w:rPr>
          <w:b/>
          <w:bCs/>
        </w:rPr>
        <w:t xml:space="preserve"> </w:t>
      </w:r>
      <w:r w:rsidR="00B848C1" w:rsidRPr="00060996">
        <w:rPr>
          <w:b/>
          <w:bCs/>
          <w:i/>
          <w:iCs/>
        </w:rPr>
        <w:t>(SRS_REQ_</w:t>
      </w:r>
      <w:r w:rsidR="00B848C1">
        <w:rPr>
          <w:b/>
          <w:bCs/>
          <w:i/>
          <w:iCs/>
        </w:rPr>
        <w:t>402</w:t>
      </w:r>
      <w:r w:rsidR="00B848C1" w:rsidRPr="00060996">
        <w:rPr>
          <w:b/>
          <w:bCs/>
          <w:i/>
          <w:iCs/>
        </w:rPr>
        <w:t>)</w:t>
      </w:r>
      <w:r w:rsidR="009C1856">
        <w:rPr>
          <w:b/>
          <w:bCs/>
          <w:i/>
          <w:iCs/>
        </w:rPr>
        <w:t xml:space="preserve">, </w:t>
      </w:r>
      <w:r w:rsidR="009C1856" w:rsidRPr="008827EB">
        <w:rPr>
          <w:b/>
          <w:bCs/>
          <w:i/>
          <w:iCs/>
        </w:rPr>
        <w:t>(SRS_REQ_40</w:t>
      </w:r>
      <w:r w:rsidR="009C1856">
        <w:rPr>
          <w:b/>
          <w:bCs/>
          <w:i/>
          <w:iCs/>
        </w:rPr>
        <w:t>8</w:t>
      </w:r>
      <w:r w:rsidR="009C1856" w:rsidRPr="008827EB">
        <w:rPr>
          <w:b/>
          <w:bCs/>
          <w:i/>
          <w:iCs/>
        </w:rPr>
        <w:t>)</w:t>
      </w:r>
    </w:p>
    <w:p w:rsidR="00B17307" w:rsidRDefault="00B17307" w:rsidP="00B31EBA"/>
    <w:p w:rsidR="00B17307" w:rsidRDefault="00207B44" w:rsidP="00B74937">
      <w:pPr>
        <w:numPr>
          <w:ilvl w:val="0"/>
          <w:numId w:val="28"/>
        </w:numPr>
      </w:pPr>
      <w:r>
        <w:t>The maintainer select</w:t>
      </w:r>
      <w:r w:rsidR="009848D9">
        <w:t>s</w:t>
      </w:r>
      <w:r>
        <w:t xml:space="preserve"> the denomination</w:t>
      </w:r>
      <w:r w:rsidR="009848D9" w:rsidRPr="009848D9">
        <w:t xml:space="preserve"> </w:t>
      </w:r>
      <w:r w:rsidR="00786E8B">
        <w:t>from</w:t>
      </w:r>
      <w:r w:rsidR="009848D9">
        <w:t xml:space="preserve"> </w:t>
      </w:r>
      <w:r w:rsidR="00B01969" w:rsidRPr="00B01969">
        <w:t>Maintainer Interface Panel</w:t>
      </w:r>
      <w:r w:rsidR="009848D9">
        <w:t>.</w:t>
      </w:r>
    </w:p>
    <w:p w:rsidR="00207B44" w:rsidRDefault="002A13B5" w:rsidP="00B74937">
      <w:pPr>
        <w:numPr>
          <w:ilvl w:val="0"/>
          <w:numId w:val="28"/>
        </w:numPr>
      </w:pPr>
      <w:r>
        <w:t>The VMCS</w:t>
      </w:r>
      <w:r w:rsidR="00D622D6">
        <w:t xml:space="preserve"> will</w:t>
      </w:r>
      <w:r>
        <w:t xml:space="preserve"> display </w:t>
      </w:r>
      <w:r w:rsidR="00207B44">
        <w:t xml:space="preserve">total </w:t>
      </w:r>
      <w:r>
        <w:t>amount</w:t>
      </w:r>
      <w:r w:rsidR="00207B44">
        <w:t xml:space="preserve"> of </w:t>
      </w:r>
      <w:r w:rsidR="006851E9">
        <w:t xml:space="preserve">money </w:t>
      </w:r>
      <w:r>
        <w:t xml:space="preserve">for selected </w:t>
      </w:r>
      <w:r w:rsidR="006851E9">
        <w:t xml:space="preserve">denomination </w:t>
      </w:r>
      <w:r w:rsidR="00207B44">
        <w:t xml:space="preserve">in </w:t>
      </w:r>
      <w:r w:rsidR="00B01969" w:rsidRPr="00B01969">
        <w:t>Maintainer Interface Panel</w:t>
      </w:r>
      <w:r w:rsidR="00207B44">
        <w:t>.</w:t>
      </w:r>
    </w:p>
    <w:p w:rsidR="007454D4" w:rsidRDefault="000C1E94" w:rsidP="007454D4">
      <w:pPr>
        <w:numPr>
          <w:ilvl w:val="0"/>
          <w:numId w:val="28"/>
        </w:numPr>
      </w:pPr>
      <w:r w:rsidRPr="000C1E94">
        <w:rPr>
          <w:rFonts w:cs="Verdana"/>
        </w:rPr>
        <w:t>The Maintain Vending Machine Use Case</w:t>
      </w:r>
      <w:r>
        <w:t xml:space="preserve"> </w:t>
      </w:r>
      <w:r w:rsidR="007454D4">
        <w:t>continues.</w:t>
      </w:r>
    </w:p>
    <w:p w:rsidR="00B17307" w:rsidRPr="00B17307" w:rsidRDefault="00B17307" w:rsidP="00B31EBA"/>
    <w:p w:rsidR="00B31EBA" w:rsidRDefault="00B31EBA" w:rsidP="00186B52">
      <w:pPr>
        <w:rPr>
          <w:b/>
          <w:bCs/>
        </w:rPr>
      </w:pPr>
      <w:r w:rsidRPr="00B31EBA">
        <w:rPr>
          <w:b/>
          <w:bCs/>
        </w:rPr>
        <w:t>[A3]</w:t>
      </w:r>
      <w:r w:rsidR="00EF5863">
        <w:rPr>
          <w:b/>
          <w:bCs/>
        </w:rPr>
        <w:t xml:space="preserve"> - </w:t>
      </w:r>
      <w:r w:rsidRPr="00B31EBA">
        <w:rPr>
          <w:b/>
          <w:bCs/>
        </w:rPr>
        <w:t>Display total money held</w:t>
      </w:r>
      <w:r w:rsidR="009E4046">
        <w:rPr>
          <w:b/>
          <w:bCs/>
        </w:rPr>
        <w:t xml:space="preserve"> </w:t>
      </w:r>
      <w:r w:rsidR="009E4046" w:rsidRPr="00060996">
        <w:rPr>
          <w:b/>
          <w:bCs/>
          <w:i/>
          <w:iCs/>
        </w:rPr>
        <w:t>(SRS_REQ_</w:t>
      </w:r>
      <w:r w:rsidR="009E4046">
        <w:rPr>
          <w:b/>
          <w:bCs/>
          <w:i/>
          <w:iCs/>
        </w:rPr>
        <w:t>403</w:t>
      </w:r>
      <w:r w:rsidR="009E4046" w:rsidRPr="00060996">
        <w:rPr>
          <w:b/>
          <w:bCs/>
          <w:i/>
          <w:iCs/>
        </w:rPr>
        <w:t>)</w:t>
      </w:r>
      <w:r w:rsidR="009C1856">
        <w:rPr>
          <w:b/>
          <w:bCs/>
          <w:i/>
          <w:iCs/>
        </w:rPr>
        <w:t xml:space="preserve">, </w:t>
      </w:r>
      <w:r w:rsidR="009C1856" w:rsidRPr="008827EB">
        <w:rPr>
          <w:b/>
          <w:bCs/>
          <w:i/>
          <w:iCs/>
        </w:rPr>
        <w:t>(SRS_REQ_4</w:t>
      </w:r>
      <w:r w:rsidR="009C1856">
        <w:rPr>
          <w:b/>
          <w:bCs/>
          <w:i/>
          <w:iCs/>
        </w:rPr>
        <w:t>10</w:t>
      </w:r>
      <w:r w:rsidR="009C1856" w:rsidRPr="008827EB">
        <w:rPr>
          <w:b/>
          <w:bCs/>
          <w:i/>
          <w:iCs/>
        </w:rPr>
        <w:t>)</w:t>
      </w:r>
    </w:p>
    <w:p w:rsidR="00B17307" w:rsidRDefault="00B17307" w:rsidP="00B31EBA"/>
    <w:p w:rsidR="00B17307" w:rsidRDefault="00B67841" w:rsidP="00B74937">
      <w:pPr>
        <w:numPr>
          <w:ilvl w:val="0"/>
          <w:numId w:val="26"/>
        </w:numPr>
      </w:pPr>
      <w:r>
        <w:t>The maintainer press</w:t>
      </w:r>
      <w:r w:rsidR="00FF09BD">
        <w:t>es</w:t>
      </w:r>
      <w:r>
        <w:t xml:space="preserve"> the “TOTAL CASH” button</w:t>
      </w:r>
      <w:r w:rsidR="009848D9" w:rsidRPr="009848D9">
        <w:t xml:space="preserve"> </w:t>
      </w:r>
      <w:r w:rsidR="009848D9">
        <w:t xml:space="preserve">in </w:t>
      </w:r>
      <w:r w:rsidR="00B01969" w:rsidRPr="00B01969">
        <w:t>Maintainer Interface Panel</w:t>
      </w:r>
      <w:r w:rsidR="009848D9">
        <w:t>.</w:t>
      </w:r>
    </w:p>
    <w:p w:rsidR="00B67841" w:rsidRDefault="00C23C71" w:rsidP="00FF09BD">
      <w:pPr>
        <w:numPr>
          <w:ilvl w:val="0"/>
          <w:numId w:val="26"/>
        </w:numPr>
      </w:pPr>
      <w:r>
        <w:t xml:space="preserve">The VMCS </w:t>
      </w:r>
      <w:r w:rsidR="00D622D6">
        <w:t xml:space="preserve">will </w:t>
      </w:r>
      <w:r>
        <w:t xml:space="preserve">display </w:t>
      </w:r>
      <w:r w:rsidR="00B67841">
        <w:t xml:space="preserve">total cash which is held </w:t>
      </w:r>
      <w:r>
        <w:t xml:space="preserve">in all denominations </w:t>
      </w:r>
      <w:r w:rsidR="00FF09BD">
        <w:t>to the maintainer.</w:t>
      </w:r>
    </w:p>
    <w:p w:rsidR="007454D4" w:rsidRDefault="000C1E94" w:rsidP="007454D4">
      <w:pPr>
        <w:numPr>
          <w:ilvl w:val="0"/>
          <w:numId w:val="26"/>
        </w:numPr>
      </w:pPr>
      <w:r w:rsidRPr="000C1E94">
        <w:rPr>
          <w:rFonts w:cs="Verdana"/>
        </w:rPr>
        <w:t>The Maintain Vending Machine Use Case</w:t>
      </w:r>
      <w:r>
        <w:t xml:space="preserve"> </w:t>
      </w:r>
      <w:r w:rsidR="007454D4">
        <w:t>continues.</w:t>
      </w:r>
    </w:p>
    <w:p w:rsidR="00B17307" w:rsidRPr="00B17307" w:rsidRDefault="00B17307" w:rsidP="008E7A9F"/>
    <w:p w:rsidR="00B31EBA" w:rsidRDefault="00B31EBA" w:rsidP="008E7A9F">
      <w:pPr>
        <w:rPr>
          <w:b/>
          <w:bCs/>
        </w:rPr>
      </w:pPr>
      <w:r w:rsidRPr="00B31EBA">
        <w:rPr>
          <w:b/>
          <w:bCs/>
        </w:rPr>
        <w:t>[A4]</w:t>
      </w:r>
      <w:r w:rsidR="00EF5863">
        <w:rPr>
          <w:b/>
          <w:bCs/>
        </w:rPr>
        <w:t xml:space="preserve"> - </w:t>
      </w:r>
      <w:r w:rsidR="00FF09BD" w:rsidRPr="00B31EBA">
        <w:rPr>
          <w:b/>
          <w:bCs/>
        </w:rPr>
        <w:t xml:space="preserve">Collect </w:t>
      </w:r>
      <w:r w:rsidR="00FF09BD">
        <w:rPr>
          <w:b/>
          <w:bCs/>
        </w:rPr>
        <w:t>all the</w:t>
      </w:r>
      <w:r w:rsidR="00FF09BD" w:rsidRPr="00B31EBA">
        <w:rPr>
          <w:b/>
          <w:bCs/>
        </w:rPr>
        <w:t xml:space="preserve"> </w:t>
      </w:r>
      <w:r w:rsidR="00E65012">
        <w:rPr>
          <w:b/>
          <w:bCs/>
        </w:rPr>
        <w:t>cash</w:t>
      </w:r>
      <w:r w:rsidR="009E4046">
        <w:rPr>
          <w:b/>
          <w:bCs/>
        </w:rPr>
        <w:t xml:space="preserve"> </w:t>
      </w:r>
      <w:r w:rsidR="009E4046" w:rsidRPr="00060996">
        <w:rPr>
          <w:b/>
          <w:bCs/>
          <w:i/>
          <w:iCs/>
        </w:rPr>
        <w:t>(SRS_REQ_</w:t>
      </w:r>
      <w:r w:rsidR="009E4046">
        <w:rPr>
          <w:b/>
          <w:bCs/>
          <w:i/>
          <w:iCs/>
        </w:rPr>
        <w:t>404</w:t>
      </w:r>
      <w:r w:rsidR="009E4046" w:rsidRPr="00060996">
        <w:rPr>
          <w:b/>
          <w:bCs/>
          <w:i/>
          <w:iCs/>
        </w:rPr>
        <w:t>)</w:t>
      </w:r>
    </w:p>
    <w:p w:rsidR="00B17307" w:rsidRDefault="00B17307" w:rsidP="00B31EBA"/>
    <w:p w:rsidR="00B67841" w:rsidRDefault="00B67841" w:rsidP="003E6CEB">
      <w:pPr>
        <w:numPr>
          <w:ilvl w:val="0"/>
          <w:numId w:val="29"/>
        </w:numPr>
      </w:pPr>
      <w:r>
        <w:t>The maintainer press</w:t>
      </w:r>
      <w:r w:rsidR="009848D9">
        <w:t>es</w:t>
      </w:r>
      <w:r>
        <w:t xml:space="preserve"> the “COLLECT ALL CASH” button</w:t>
      </w:r>
      <w:r w:rsidR="009848D9" w:rsidRPr="009848D9">
        <w:t xml:space="preserve"> </w:t>
      </w:r>
      <w:r w:rsidR="009848D9">
        <w:t xml:space="preserve">in </w:t>
      </w:r>
      <w:r w:rsidR="00B01969" w:rsidRPr="00B01969">
        <w:t>Maintainer Interface Panel</w:t>
      </w:r>
      <w:r w:rsidR="009848D9">
        <w:t>.</w:t>
      </w:r>
    </w:p>
    <w:p w:rsidR="00B67841" w:rsidRDefault="00B67841" w:rsidP="00D622D6">
      <w:pPr>
        <w:numPr>
          <w:ilvl w:val="0"/>
          <w:numId w:val="29"/>
        </w:numPr>
      </w:pPr>
      <w:r>
        <w:t xml:space="preserve">The VMCS </w:t>
      </w:r>
      <w:r w:rsidR="00D622D6">
        <w:t xml:space="preserve">will </w:t>
      </w:r>
      <w:r>
        <w:t>dispens</w:t>
      </w:r>
      <w:r w:rsidR="00D622D6">
        <w:t>e</w:t>
      </w:r>
      <w:r>
        <w:t xml:space="preserve"> all the cash</w:t>
      </w:r>
      <w:r w:rsidR="007454D4">
        <w:t>.</w:t>
      </w:r>
      <w:r w:rsidR="008E7A9F">
        <w:rPr>
          <w:b/>
          <w:bCs/>
          <w:i/>
          <w:iCs/>
        </w:rPr>
        <w:t xml:space="preserve"> </w:t>
      </w:r>
      <w:r w:rsidR="008E7A9F" w:rsidRPr="008827EB">
        <w:rPr>
          <w:b/>
          <w:bCs/>
          <w:i/>
          <w:iCs/>
        </w:rPr>
        <w:t>(SRS_REQ_4</w:t>
      </w:r>
      <w:r w:rsidR="008E7A9F">
        <w:rPr>
          <w:b/>
          <w:bCs/>
          <w:i/>
          <w:iCs/>
        </w:rPr>
        <w:t>11</w:t>
      </w:r>
      <w:r w:rsidR="008E7A9F" w:rsidRPr="008827EB">
        <w:rPr>
          <w:b/>
          <w:bCs/>
          <w:i/>
          <w:iCs/>
        </w:rPr>
        <w:t>)</w:t>
      </w:r>
    </w:p>
    <w:p w:rsidR="007454D4" w:rsidRDefault="000C1E94" w:rsidP="000C1E94">
      <w:pPr>
        <w:numPr>
          <w:ilvl w:val="0"/>
          <w:numId w:val="29"/>
        </w:numPr>
      </w:pPr>
      <w:r w:rsidRPr="000C1E94">
        <w:rPr>
          <w:rFonts w:cs="Verdana"/>
        </w:rPr>
        <w:t>The Maintain Vending Machine Use Case</w:t>
      </w:r>
      <w:r>
        <w:t xml:space="preserve"> </w:t>
      </w:r>
      <w:r w:rsidR="007454D4">
        <w:t>continues.</w:t>
      </w:r>
    </w:p>
    <w:p w:rsidR="00D2785C" w:rsidRPr="00B17307" w:rsidRDefault="00D2785C" w:rsidP="00B31EBA"/>
    <w:p w:rsidR="00B31EBA" w:rsidRDefault="00B31EBA" w:rsidP="009C1856">
      <w:r w:rsidRPr="00B31EBA">
        <w:rPr>
          <w:b/>
          <w:bCs/>
        </w:rPr>
        <w:t>[A5]</w:t>
      </w:r>
      <w:r w:rsidR="00EF5863">
        <w:rPr>
          <w:b/>
          <w:bCs/>
        </w:rPr>
        <w:t xml:space="preserve"> - </w:t>
      </w:r>
      <w:r w:rsidR="005833B2" w:rsidRPr="00B31EBA">
        <w:rPr>
          <w:b/>
          <w:bCs/>
        </w:rPr>
        <w:t xml:space="preserve">Update price of </w:t>
      </w:r>
      <w:r w:rsidR="005833B2">
        <w:rPr>
          <w:b/>
          <w:bCs/>
        </w:rPr>
        <w:t>selected brand</w:t>
      </w:r>
      <w:r w:rsidR="009C1856">
        <w:rPr>
          <w:b/>
          <w:bCs/>
          <w:i/>
          <w:iCs/>
        </w:rPr>
        <w:t xml:space="preserve"> </w:t>
      </w:r>
      <w:r w:rsidR="009C1856" w:rsidRPr="008827EB">
        <w:rPr>
          <w:b/>
          <w:bCs/>
          <w:i/>
          <w:iCs/>
        </w:rPr>
        <w:t>(SRS_REQ_40</w:t>
      </w:r>
      <w:r w:rsidR="009C1856">
        <w:rPr>
          <w:b/>
          <w:bCs/>
          <w:i/>
          <w:iCs/>
        </w:rPr>
        <w:t>9</w:t>
      </w:r>
      <w:r w:rsidR="009C1856" w:rsidRPr="008827EB">
        <w:rPr>
          <w:b/>
          <w:bCs/>
          <w:i/>
          <w:iCs/>
        </w:rPr>
        <w:t>)</w:t>
      </w:r>
    </w:p>
    <w:p w:rsidR="00B17307" w:rsidRDefault="00B17307" w:rsidP="00B31EBA"/>
    <w:p w:rsidR="00B17307" w:rsidRDefault="00D2785C" w:rsidP="007454D4">
      <w:pPr>
        <w:numPr>
          <w:ilvl w:val="0"/>
          <w:numId w:val="30"/>
        </w:numPr>
      </w:pPr>
      <w:r>
        <w:t>The maintainer select</w:t>
      </w:r>
      <w:r w:rsidR="007454D4">
        <w:t>s</w:t>
      </w:r>
      <w:r>
        <w:t xml:space="preserve"> </w:t>
      </w:r>
      <w:r w:rsidR="007454D4">
        <w:t xml:space="preserve">a </w:t>
      </w:r>
      <w:r>
        <w:t>brand</w:t>
      </w:r>
      <w:r w:rsidR="007454D4">
        <w:t>.</w:t>
      </w:r>
    </w:p>
    <w:p w:rsidR="00D2785C" w:rsidRDefault="00D2785C" w:rsidP="00FA2D7D">
      <w:pPr>
        <w:numPr>
          <w:ilvl w:val="0"/>
          <w:numId w:val="30"/>
        </w:numPr>
      </w:pPr>
      <w:r>
        <w:t xml:space="preserve">The maintainer updates the price of selected brand on </w:t>
      </w:r>
      <w:r w:rsidR="00B01969" w:rsidRPr="00B01969">
        <w:t>Maintainer Interface Panel</w:t>
      </w:r>
      <w:r w:rsidR="007454D4">
        <w:t>.</w:t>
      </w:r>
    </w:p>
    <w:p w:rsidR="007454D4" w:rsidRDefault="00190F97" w:rsidP="007454D4">
      <w:pPr>
        <w:numPr>
          <w:ilvl w:val="0"/>
          <w:numId w:val="30"/>
        </w:numPr>
      </w:pPr>
      <w:r w:rsidRPr="000C1E94">
        <w:rPr>
          <w:rFonts w:cs="Verdana"/>
        </w:rPr>
        <w:t>The Maintain Vending Machine Use Case</w:t>
      </w:r>
      <w:r>
        <w:t xml:space="preserve"> </w:t>
      </w:r>
      <w:r w:rsidR="007454D4">
        <w:t>continues.</w:t>
      </w:r>
    </w:p>
    <w:p w:rsidR="00B17307" w:rsidRPr="00B17307" w:rsidRDefault="00B17307" w:rsidP="00B31EBA"/>
    <w:p w:rsidR="00B31EBA" w:rsidRDefault="00B31EBA" w:rsidP="00763A4B">
      <w:pPr>
        <w:rPr>
          <w:b/>
          <w:bCs/>
        </w:rPr>
      </w:pPr>
      <w:r w:rsidRPr="00B31EBA">
        <w:rPr>
          <w:b/>
          <w:bCs/>
        </w:rPr>
        <w:t>[A6]</w:t>
      </w:r>
      <w:r w:rsidR="00EF5863">
        <w:rPr>
          <w:b/>
          <w:bCs/>
        </w:rPr>
        <w:t xml:space="preserve"> - </w:t>
      </w:r>
      <w:commentRangeStart w:id="72"/>
      <w:r w:rsidRPr="00B31EBA">
        <w:rPr>
          <w:b/>
          <w:bCs/>
        </w:rPr>
        <w:t>Update number of drinks</w:t>
      </w:r>
      <w:commentRangeEnd w:id="72"/>
      <w:r w:rsidR="00E630FA">
        <w:rPr>
          <w:rStyle w:val="CommentReference"/>
        </w:rPr>
        <w:commentReference w:id="72"/>
      </w:r>
      <w:r w:rsidR="00632D0D">
        <w:rPr>
          <w:b/>
          <w:bCs/>
        </w:rPr>
        <w:t xml:space="preserve"> </w:t>
      </w:r>
      <w:r w:rsidR="00632D0D" w:rsidRPr="008827EB">
        <w:rPr>
          <w:b/>
          <w:bCs/>
          <w:i/>
          <w:iCs/>
        </w:rPr>
        <w:t>(SRS_REQ_40</w:t>
      </w:r>
      <w:r w:rsidR="00632D0D">
        <w:rPr>
          <w:b/>
          <w:bCs/>
          <w:i/>
          <w:iCs/>
        </w:rPr>
        <w:t>6</w:t>
      </w:r>
      <w:r w:rsidR="00632D0D" w:rsidRPr="008827EB">
        <w:rPr>
          <w:b/>
          <w:bCs/>
          <w:i/>
          <w:iCs/>
        </w:rPr>
        <w:t>)</w:t>
      </w:r>
      <w:r w:rsidR="00763A4B">
        <w:rPr>
          <w:b/>
          <w:bCs/>
          <w:i/>
          <w:iCs/>
        </w:rPr>
        <w:t>, (SRS_REQ_417)</w:t>
      </w:r>
    </w:p>
    <w:p w:rsidR="00B17307" w:rsidRDefault="00B17307" w:rsidP="00B31EBA"/>
    <w:p w:rsidR="001A0AD2" w:rsidRDefault="001A0AD2" w:rsidP="00F87F6B">
      <w:pPr>
        <w:numPr>
          <w:ilvl w:val="0"/>
          <w:numId w:val="31"/>
        </w:numPr>
      </w:pPr>
      <w:r>
        <w:t xml:space="preserve">The maintainer updates number of </w:t>
      </w:r>
      <w:r w:rsidR="0049429B">
        <w:t xml:space="preserve">the </w:t>
      </w:r>
      <w:r>
        <w:t xml:space="preserve">cans for each brand on </w:t>
      </w:r>
      <w:r w:rsidR="00F87F6B">
        <w:t>MISP</w:t>
      </w:r>
      <w:r w:rsidR="00940086">
        <w:t>.</w:t>
      </w:r>
    </w:p>
    <w:p w:rsidR="0049429B" w:rsidRDefault="00190F97" w:rsidP="00FA2D7D">
      <w:pPr>
        <w:numPr>
          <w:ilvl w:val="0"/>
          <w:numId w:val="31"/>
        </w:numPr>
      </w:pPr>
      <w:r w:rsidRPr="000C1E94">
        <w:rPr>
          <w:rFonts w:cs="Verdana"/>
        </w:rPr>
        <w:t>The Maintain Vending Machine Use Case</w:t>
      </w:r>
      <w:r>
        <w:t xml:space="preserve"> </w:t>
      </w:r>
      <w:r w:rsidR="0049429B">
        <w:t>continues.</w:t>
      </w:r>
    </w:p>
    <w:p w:rsidR="00280952" w:rsidRDefault="00280952" w:rsidP="00E630FA"/>
    <w:p w:rsidR="00B31EBA" w:rsidRDefault="001A0AD2" w:rsidP="0092140E">
      <w:pPr>
        <w:rPr>
          <w:b/>
          <w:bCs/>
        </w:rPr>
      </w:pPr>
      <w:r w:rsidRPr="00B31EBA">
        <w:rPr>
          <w:b/>
          <w:bCs/>
        </w:rPr>
        <w:t xml:space="preserve"> </w:t>
      </w:r>
      <w:r w:rsidR="00B31EBA" w:rsidRPr="00B31EBA">
        <w:rPr>
          <w:b/>
          <w:bCs/>
        </w:rPr>
        <w:t>[A7]</w:t>
      </w:r>
      <w:r w:rsidR="00EF5863">
        <w:rPr>
          <w:b/>
          <w:bCs/>
        </w:rPr>
        <w:t xml:space="preserve"> - </w:t>
      </w:r>
      <w:r w:rsidR="00B31EBA" w:rsidRPr="00B31EBA">
        <w:rPr>
          <w:b/>
          <w:bCs/>
        </w:rPr>
        <w:t>Update money denomination</w:t>
      </w:r>
      <w:r w:rsidR="005833B2">
        <w:rPr>
          <w:b/>
          <w:bCs/>
        </w:rPr>
        <w:t>s</w:t>
      </w:r>
      <w:r w:rsidR="00FD794E">
        <w:rPr>
          <w:b/>
          <w:bCs/>
        </w:rPr>
        <w:t xml:space="preserve"> </w:t>
      </w:r>
      <w:r w:rsidR="00FD794E" w:rsidRPr="008827EB">
        <w:rPr>
          <w:b/>
          <w:bCs/>
          <w:i/>
          <w:iCs/>
        </w:rPr>
        <w:t>(SRS_REQ_40</w:t>
      </w:r>
      <w:r w:rsidR="00FD794E">
        <w:rPr>
          <w:b/>
          <w:bCs/>
          <w:i/>
          <w:iCs/>
        </w:rPr>
        <w:t>7</w:t>
      </w:r>
      <w:r w:rsidR="00FD794E" w:rsidRPr="008827EB">
        <w:rPr>
          <w:b/>
          <w:bCs/>
          <w:i/>
          <w:iCs/>
        </w:rPr>
        <w:t>)</w:t>
      </w:r>
    </w:p>
    <w:p w:rsidR="00B17307" w:rsidRDefault="00B17307" w:rsidP="00B31EBA"/>
    <w:p w:rsidR="008A1FF2" w:rsidRDefault="008A1FF2" w:rsidP="00FA2D7D">
      <w:pPr>
        <w:numPr>
          <w:ilvl w:val="0"/>
          <w:numId w:val="32"/>
        </w:numPr>
      </w:pPr>
      <w:r>
        <w:t xml:space="preserve">The maintainer updates the number of money for each </w:t>
      </w:r>
      <w:r w:rsidR="009848D9">
        <w:t>denomin</w:t>
      </w:r>
      <w:r>
        <w:t xml:space="preserve">ation on </w:t>
      </w:r>
      <w:r w:rsidR="00F87F6B">
        <w:t>MISP</w:t>
      </w:r>
      <w:r w:rsidR="0049429B">
        <w:t>.</w:t>
      </w:r>
    </w:p>
    <w:p w:rsidR="0049429B" w:rsidRDefault="001C0996" w:rsidP="0049429B">
      <w:pPr>
        <w:numPr>
          <w:ilvl w:val="0"/>
          <w:numId w:val="32"/>
        </w:numPr>
      </w:pPr>
      <w:r w:rsidRPr="000C1E94">
        <w:rPr>
          <w:rFonts w:cs="Verdana"/>
        </w:rPr>
        <w:t>The Maintain Vending Machine Use Case</w:t>
      </w:r>
      <w:r>
        <w:t xml:space="preserve"> </w:t>
      </w:r>
      <w:r w:rsidR="0049429B">
        <w:t>continues.</w:t>
      </w:r>
    </w:p>
    <w:p w:rsidR="00832DA2" w:rsidRPr="00B17307" w:rsidRDefault="00832DA2" w:rsidP="00B31EBA"/>
    <w:p w:rsidR="00280952" w:rsidRPr="00B31EBA" w:rsidRDefault="00280952" w:rsidP="0064345C">
      <w:pPr>
        <w:rPr>
          <w:b/>
          <w:bCs/>
        </w:rPr>
      </w:pPr>
      <w:r w:rsidRPr="00B31EBA">
        <w:rPr>
          <w:b/>
          <w:bCs/>
        </w:rPr>
        <w:t>[A8]</w:t>
      </w:r>
      <w:r>
        <w:rPr>
          <w:b/>
          <w:bCs/>
        </w:rPr>
        <w:t xml:space="preserve"> - Change door status</w:t>
      </w:r>
      <w:r w:rsidR="008827EB">
        <w:rPr>
          <w:b/>
          <w:bCs/>
        </w:rPr>
        <w:t xml:space="preserve"> </w:t>
      </w:r>
      <w:r w:rsidR="0064345C" w:rsidRPr="008827EB">
        <w:rPr>
          <w:b/>
          <w:bCs/>
          <w:i/>
          <w:iCs/>
        </w:rPr>
        <w:t>(SRS_REQ_4</w:t>
      </w:r>
      <w:r w:rsidR="0064345C">
        <w:rPr>
          <w:b/>
          <w:bCs/>
          <w:i/>
          <w:iCs/>
        </w:rPr>
        <w:t>13</w:t>
      </w:r>
      <w:r w:rsidR="0064345C" w:rsidRPr="008827EB">
        <w:rPr>
          <w:b/>
          <w:bCs/>
          <w:i/>
          <w:iCs/>
        </w:rPr>
        <w:t>)</w:t>
      </w:r>
    </w:p>
    <w:p w:rsidR="00280952" w:rsidRDefault="00280952" w:rsidP="00280952"/>
    <w:p w:rsidR="00280952" w:rsidRPr="003D6FB0" w:rsidRDefault="00280952" w:rsidP="00FA2D7D">
      <w:pPr>
        <w:numPr>
          <w:ilvl w:val="0"/>
          <w:numId w:val="33"/>
        </w:numPr>
        <w:rPr>
          <w:b/>
          <w:bCs/>
        </w:rPr>
      </w:pPr>
      <w:r w:rsidRPr="00832DA2">
        <w:t xml:space="preserve">The maintainer presses the “LOCKED” button on the </w:t>
      </w:r>
      <w:r w:rsidR="00F87F6B">
        <w:t>MISP</w:t>
      </w:r>
      <w:r w:rsidR="00B01969" w:rsidRPr="00B01969">
        <w:t xml:space="preserve"> </w:t>
      </w:r>
      <w:r w:rsidRPr="00832DA2">
        <w:t>when</w:t>
      </w:r>
      <w:r>
        <w:t xml:space="preserve"> the maintainer wants to exit.</w:t>
      </w:r>
      <w:r w:rsidR="008827EB" w:rsidRPr="008827EB">
        <w:rPr>
          <w:b/>
          <w:bCs/>
          <w:i/>
          <w:iCs/>
        </w:rPr>
        <w:t xml:space="preserve"> (SRS_REQ_405)</w:t>
      </w:r>
    </w:p>
    <w:p w:rsidR="003D6FB0" w:rsidRPr="00B76636" w:rsidRDefault="003D6FB0" w:rsidP="003D6FB0">
      <w:pPr>
        <w:numPr>
          <w:ilvl w:val="0"/>
          <w:numId w:val="33"/>
        </w:numPr>
        <w:rPr>
          <w:b/>
          <w:bCs/>
        </w:rPr>
      </w:pPr>
      <w:r>
        <w:t>Once the “LOCKED” single received, the VMCS</w:t>
      </w:r>
      <w:r w:rsidR="006D1D60">
        <w:t xml:space="preserve"> will:</w:t>
      </w:r>
    </w:p>
    <w:p w:rsidR="00320BAA" w:rsidRDefault="00320BAA" w:rsidP="00320BAA">
      <w:pPr>
        <w:numPr>
          <w:ilvl w:val="1"/>
          <w:numId w:val="33"/>
        </w:numPr>
      </w:pPr>
      <w:r>
        <w:t>Enables the following:</w:t>
      </w:r>
    </w:p>
    <w:p w:rsidR="00320BAA" w:rsidRDefault="00320BAA" w:rsidP="00B01969">
      <w:pPr>
        <w:numPr>
          <w:ilvl w:val="2"/>
          <w:numId w:val="33"/>
        </w:numPr>
      </w:pPr>
      <w:r>
        <w:t xml:space="preserve">“ACTIVATE </w:t>
      </w:r>
      <w:r w:rsidR="00B01969" w:rsidRPr="00B01969">
        <w:t>CUSTOMER INTERFACE PANEL</w:t>
      </w:r>
      <w:r>
        <w:t>” button.</w:t>
      </w:r>
    </w:p>
    <w:p w:rsidR="00DF6ABD" w:rsidRDefault="00DF6ABD" w:rsidP="00320BAA">
      <w:pPr>
        <w:numPr>
          <w:ilvl w:val="2"/>
          <w:numId w:val="33"/>
        </w:numPr>
      </w:pPr>
      <w:r>
        <w:t>Authentication mechanism</w:t>
      </w:r>
    </w:p>
    <w:p w:rsidR="00320BAA" w:rsidRDefault="00320BAA" w:rsidP="00320BAA">
      <w:pPr>
        <w:numPr>
          <w:ilvl w:val="1"/>
          <w:numId w:val="33"/>
        </w:numPr>
      </w:pPr>
      <w:r>
        <w:t>Disables the following:</w:t>
      </w:r>
    </w:p>
    <w:p w:rsidR="00DF6ABD" w:rsidRDefault="00320BAA" w:rsidP="00FA2D7D">
      <w:pPr>
        <w:numPr>
          <w:ilvl w:val="2"/>
          <w:numId w:val="33"/>
        </w:numPr>
      </w:pPr>
      <w:r>
        <w:t xml:space="preserve">“ACTIVATE </w:t>
      </w:r>
      <w:r w:rsidR="00B01969" w:rsidRPr="00B01969">
        <w:t>MACHINERY INTERFACE SIMULATION PANEL</w:t>
      </w:r>
      <w:r>
        <w:t>” button.</w:t>
      </w:r>
    </w:p>
    <w:p w:rsidR="00955677" w:rsidRPr="00280952" w:rsidRDefault="001C0996" w:rsidP="00FA2D7D">
      <w:pPr>
        <w:numPr>
          <w:ilvl w:val="0"/>
          <w:numId w:val="33"/>
        </w:numPr>
        <w:rPr>
          <w:b/>
          <w:bCs/>
        </w:rPr>
      </w:pPr>
      <w:r w:rsidRPr="000C1E94">
        <w:rPr>
          <w:rFonts w:cs="Verdana"/>
        </w:rPr>
        <w:t>The Maintain Vending Machine Use Case</w:t>
      </w:r>
      <w:r>
        <w:t xml:space="preserve"> </w:t>
      </w:r>
      <w:r w:rsidR="00955677" w:rsidRPr="00B40B30">
        <w:rPr>
          <w:rFonts w:cs="Verdana"/>
          <w:bCs/>
        </w:rPr>
        <w:t>ends here</w:t>
      </w:r>
      <w:r w:rsidR="00955677">
        <w:rPr>
          <w:rFonts w:cs="Verdana"/>
          <w:bCs/>
        </w:rPr>
        <w:t>.</w:t>
      </w:r>
    </w:p>
    <w:p w:rsidR="00280952" w:rsidRDefault="00280952" w:rsidP="005833B2">
      <w:pPr>
        <w:rPr>
          <w:b/>
          <w:bCs/>
        </w:rPr>
      </w:pPr>
    </w:p>
    <w:p w:rsidR="00B31EBA" w:rsidRPr="00B31EBA" w:rsidRDefault="00B31EBA" w:rsidP="00FA2D7D">
      <w:pPr>
        <w:rPr>
          <w:b/>
          <w:bCs/>
        </w:rPr>
      </w:pPr>
      <w:r w:rsidRPr="00B31EBA">
        <w:rPr>
          <w:b/>
          <w:bCs/>
        </w:rPr>
        <w:t>[A</w:t>
      </w:r>
      <w:r w:rsidR="00955677">
        <w:rPr>
          <w:b/>
          <w:bCs/>
        </w:rPr>
        <w:t>9</w:t>
      </w:r>
      <w:r w:rsidRPr="00B31EBA">
        <w:rPr>
          <w:b/>
          <w:bCs/>
        </w:rPr>
        <w:t>]</w:t>
      </w:r>
      <w:r w:rsidR="00EF5863">
        <w:rPr>
          <w:b/>
          <w:bCs/>
        </w:rPr>
        <w:t xml:space="preserve"> - </w:t>
      </w:r>
      <w:r w:rsidR="00DF6ABD">
        <w:rPr>
          <w:b/>
          <w:bCs/>
        </w:rPr>
        <w:t xml:space="preserve">Exit </w:t>
      </w:r>
      <w:r w:rsidR="002D2B6F" w:rsidRPr="002D2B6F">
        <w:rPr>
          <w:b/>
          <w:bCs/>
        </w:rPr>
        <w:t>Maintainer Interface Panel</w:t>
      </w:r>
    </w:p>
    <w:p w:rsidR="00B31EBA" w:rsidRDefault="00B31EBA" w:rsidP="00B31EBA"/>
    <w:p w:rsidR="00B76636" w:rsidRDefault="00B76636" w:rsidP="00F87F6B">
      <w:pPr>
        <w:numPr>
          <w:ilvl w:val="0"/>
          <w:numId w:val="44"/>
        </w:numPr>
      </w:pPr>
      <w:r>
        <w:t xml:space="preserve">Once the maintainer press the “FINISHED” on the </w:t>
      </w:r>
      <w:r w:rsidR="00F87F6B">
        <w:t>MIP</w:t>
      </w:r>
      <w:r>
        <w:t xml:space="preserve">, the VMCS will </w:t>
      </w:r>
      <w:r w:rsidR="00C11C3F">
        <w:t>display</w:t>
      </w:r>
      <w:r>
        <w:t xml:space="preserve"> </w:t>
      </w:r>
      <w:r w:rsidR="00F87F6B">
        <w:t>OSCP</w:t>
      </w:r>
      <w:r>
        <w:t>.</w:t>
      </w:r>
    </w:p>
    <w:p w:rsidR="00955677" w:rsidRDefault="00414473" w:rsidP="00FA2D7D">
      <w:pPr>
        <w:numPr>
          <w:ilvl w:val="0"/>
          <w:numId w:val="44"/>
        </w:numPr>
      </w:pPr>
      <w:r w:rsidRPr="000C1E94">
        <w:rPr>
          <w:rFonts w:cs="Verdana"/>
        </w:rPr>
        <w:t>The Maintain Vending Machine Use Case</w:t>
      </w:r>
      <w:r>
        <w:t xml:space="preserve"> </w:t>
      </w:r>
      <w:r w:rsidR="00E215D9">
        <w:t>continues</w:t>
      </w:r>
      <w:r w:rsidR="00F51021">
        <w:rPr>
          <w:rFonts w:cs="Verdana"/>
          <w:bCs/>
        </w:rPr>
        <w:t>.</w:t>
      </w:r>
    </w:p>
    <w:p w:rsidR="003B597D" w:rsidRPr="00B31EBA" w:rsidRDefault="003B597D" w:rsidP="00B31EBA"/>
    <w:p w:rsidR="007B3493" w:rsidRDefault="007B3493" w:rsidP="007B3493">
      <w:pPr>
        <w:pStyle w:val="Heading5"/>
      </w:pPr>
      <w:r>
        <w:t xml:space="preserve"> Exception Flow</w:t>
      </w:r>
    </w:p>
    <w:p w:rsidR="0049429B" w:rsidRDefault="0049429B" w:rsidP="0049429B"/>
    <w:p w:rsidR="0049429B" w:rsidRDefault="0049429B" w:rsidP="0049429B">
      <w:r>
        <w:t>Not applicable</w:t>
      </w:r>
    </w:p>
    <w:p w:rsidR="0049429B" w:rsidRPr="0049429B" w:rsidRDefault="0049429B" w:rsidP="0049429B"/>
    <w:p w:rsidR="007B3493" w:rsidRDefault="007B3493" w:rsidP="00EA7D5E">
      <w:pPr>
        <w:pStyle w:val="Heading4"/>
      </w:pPr>
      <w:r>
        <w:t>Post-condition(s)</w:t>
      </w:r>
    </w:p>
    <w:p w:rsidR="0049429B" w:rsidRDefault="0049429B" w:rsidP="0049429B"/>
    <w:p w:rsidR="00F16BE7" w:rsidRDefault="00F16BE7" w:rsidP="008F2B15">
      <w:pPr>
        <w:numPr>
          <w:ilvl w:val="0"/>
          <w:numId w:val="48"/>
        </w:numPr>
      </w:pPr>
      <w:r>
        <w:t xml:space="preserve">At the end of </w:t>
      </w:r>
      <w:r w:rsidR="00FB309D">
        <w:rPr>
          <w:rFonts w:cs="Verdana"/>
        </w:rPr>
        <w:t xml:space="preserve">the </w:t>
      </w:r>
      <w:r w:rsidR="00FB309D" w:rsidRPr="000C1E94">
        <w:rPr>
          <w:rFonts w:cs="Verdana"/>
        </w:rPr>
        <w:t>Maintain Vending Machine Use Case</w:t>
      </w:r>
      <w:r w:rsidR="00FB309D" w:rsidRPr="00944974">
        <w:rPr>
          <w:rFonts w:cs="Verdana"/>
        </w:rPr>
        <w:t xml:space="preserve"> </w:t>
      </w:r>
      <w:r>
        <w:t>the VMCS</w:t>
      </w:r>
      <w:r w:rsidRPr="00105C05">
        <w:t xml:space="preserve"> </w:t>
      </w:r>
      <w:r>
        <w:t>should be updated.</w:t>
      </w:r>
      <w:r w:rsidR="005A7595">
        <w:t xml:space="preserve"> </w:t>
      </w:r>
      <w:r w:rsidR="005A7595" w:rsidRPr="008827EB">
        <w:rPr>
          <w:b/>
          <w:bCs/>
          <w:i/>
          <w:iCs/>
        </w:rPr>
        <w:t>(SRS_REQ_40</w:t>
      </w:r>
      <w:r w:rsidR="005A7595">
        <w:rPr>
          <w:b/>
          <w:bCs/>
          <w:i/>
          <w:iCs/>
        </w:rPr>
        <w:t>7</w:t>
      </w:r>
      <w:r w:rsidR="005A7595" w:rsidRPr="008827EB">
        <w:rPr>
          <w:b/>
          <w:bCs/>
          <w:i/>
          <w:iCs/>
        </w:rPr>
        <w:t>)</w:t>
      </w:r>
      <w:r w:rsidR="00FB309D">
        <w:rPr>
          <w:b/>
          <w:bCs/>
          <w:i/>
          <w:iCs/>
        </w:rPr>
        <w:t>, (SRS_REQ_415)</w:t>
      </w:r>
      <w:r w:rsidR="006631CB">
        <w:rPr>
          <w:b/>
          <w:bCs/>
          <w:i/>
          <w:iCs/>
        </w:rPr>
        <w:t xml:space="preserve">, </w:t>
      </w:r>
      <w:r w:rsidR="00763A4B">
        <w:rPr>
          <w:b/>
          <w:bCs/>
          <w:i/>
          <w:iCs/>
        </w:rPr>
        <w:t>(SRS_REQ_416)</w:t>
      </w:r>
      <w:r w:rsidR="000430D2">
        <w:rPr>
          <w:b/>
          <w:bCs/>
          <w:i/>
          <w:iCs/>
        </w:rPr>
        <w:t>, (SRS_REQ_41</w:t>
      </w:r>
      <w:r w:rsidR="00723FCC">
        <w:rPr>
          <w:b/>
          <w:bCs/>
          <w:i/>
          <w:iCs/>
        </w:rPr>
        <w:t>9</w:t>
      </w:r>
      <w:r w:rsidR="000430D2">
        <w:rPr>
          <w:b/>
          <w:bCs/>
          <w:i/>
          <w:iCs/>
        </w:rPr>
        <w:t>)</w:t>
      </w:r>
    </w:p>
    <w:p w:rsidR="0049429B" w:rsidRPr="0049429B" w:rsidRDefault="0049429B" w:rsidP="0049429B"/>
    <w:p w:rsidR="007B3493" w:rsidRDefault="00844633" w:rsidP="00EA7D5E">
      <w:pPr>
        <w:pStyle w:val="Heading4"/>
      </w:pPr>
      <w:r>
        <w:t xml:space="preserve">Rule(s) and </w:t>
      </w:r>
      <w:r w:rsidR="007B3493">
        <w:t>Constraint(s)</w:t>
      </w:r>
      <w:r w:rsidR="009C2624">
        <w:t>:</w:t>
      </w:r>
    </w:p>
    <w:p w:rsidR="00844633" w:rsidRDefault="00844633" w:rsidP="00844633"/>
    <w:p w:rsidR="00B1514D" w:rsidRDefault="00B1514D" w:rsidP="00B1514D">
      <w:pPr>
        <w:numPr>
          <w:ilvl w:val="0"/>
          <w:numId w:val="49"/>
        </w:numPr>
      </w:pPr>
      <w:r>
        <w:t xml:space="preserve">The number of drink cans must be between 0 and </w:t>
      </w:r>
      <w:r w:rsidR="00C61734">
        <w:t>20</w:t>
      </w:r>
      <w:r>
        <w:t>.</w:t>
      </w:r>
    </w:p>
    <w:p w:rsidR="00417E87" w:rsidRDefault="00417E87" w:rsidP="00B1514D">
      <w:pPr>
        <w:numPr>
          <w:ilvl w:val="0"/>
          <w:numId w:val="49"/>
        </w:numPr>
      </w:pPr>
      <w:r>
        <w:t>The number of coins in each denomination must be between 0 and 20.</w:t>
      </w:r>
    </w:p>
    <w:p w:rsidR="00844633" w:rsidRPr="00844633" w:rsidRDefault="00844633" w:rsidP="00C2313A">
      <w:pPr>
        <w:numPr>
          <w:ilvl w:val="0"/>
          <w:numId w:val="49"/>
        </w:numPr>
      </w:pPr>
      <w:r>
        <w:t xml:space="preserve">The customer cannot trigger Buy Drinks </w:t>
      </w:r>
      <w:r w:rsidR="00C2313A">
        <w:rPr>
          <w:noProof/>
        </w:rPr>
        <w:t>Use Case</w:t>
      </w:r>
      <w:r w:rsidR="00EF2B42">
        <w:t xml:space="preserve"> while maintenance</w:t>
      </w:r>
      <w:r>
        <w:t xml:space="preserve"> is in the progress</w:t>
      </w:r>
      <w:r w:rsidR="00EF2B42">
        <w:t>.</w:t>
      </w:r>
    </w:p>
    <w:p w:rsidR="007B3493" w:rsidRDefault="00BB6421" w:rsidP="00EA7D5E">
      <w:pPr>
        <w:pStyle w:val="Heading4"/>
      </w:pPr>
      <w:r>
        <w:br w:type="page"/>
      </w:r>
      <w:commentRangeStart w:id="73"/>
      <w:r w:rsidR="007B3493">
        <w:t>GUI</w:t>
      </w:r>
      <w:commentRangeEnd w:id="73"/>
      <w:r w:rsidR="0060008D">
        <w:rPr>
          <w:rStyle w:val="CommentReference"/>
          <w:b w:val="0"/>
        </w:rPr>
        <w:commentReference w:id="74"/>
      </w:r>
      <w:r w:rsidR="0060008D">
        <w:rPr>
          <w:rStyle w:val="CommentReference"/>
          <w:b w:val="0"/>
        </w:rPr>
        <w:commentReference w:id="73"/>
      </w:r>
    </w:p>
    <w:p w:rsidR="00993F26" w:rsidRDefault="00B1421C" w:rsidP="00993F26">
      <w:pPr>
        <w:jc w:val="center"/>
      </w:pPr>
      <w:r>
        <w:rPr>
          <w:rStyle w:val="CommentReference"/>
        </w:rPr>
        <w:commentReference w:id="75"/>
      </w:r>
      <w:r w:rsidR="00F933F3">
        <w:rPr>
          <w:noProof/>
        </w:rPr>
        <w:pict w14:anchorId="0B491C7A">
          <v:shape id="Picture 9" o:spid="_x0000_i1030" type="#_x0000_t75" style="width:468pt;height:355pt;visibility:visible">
            <v:imagedata r:id="rId26" o:title=""/>
          </v:shape>
        </w:pict>
      </w:r>
      <w:r w:rsidR="00F933F3">
        <w:rPr>
          <w:noProof/>
        </w:rPr>
        <w:pict w14:anchorId="4699A79D">
          <v:shape id="Picture 10" o:spid="_x0000_i1031" type="#_x0000_t75" style="width:468pt;height:233.6pt;visibility:visible">
            <v:imagedata r:id="rId27" o:title=""/>
          </v:shape>
        </w:pict>
      </w:r>
    </w:p>
    <w:p w:rsidR="00B1421C" w:rsidRPr="00B1421C" w:rsidRDefault="00B1421C" w:rsidP="00B1421C"/>
    <w:p w:rsidR="00B1421C" w:rsidRPr="00B1421C" w:rsidRDefault="00965908" w:rsidP="00B1421C">
      <w:pPr>
        <w:pStyle w:val="Heading4"/>
      </w:pPr>
      <w:r>
        <w:br w:type="page"/>
      </w:r>
      <w:r w:rsidR="00B1421C">
        <w:t>Notes</w:t>
      </w:r>
    </w:p>
    <w:p w:rsidR="00B1421C" w:rsidRDefault="00B1421C" w:rsidP="00B1421C"/>
    <w:p w:rsidR="00604211" w:rsidRDefault="00604211" w:rsidP="00604211"/>
    <w:p w:rsidR="00965908" w:rsidRDefault="00965908" w:rsidP="00604211"/>
    <w:p w:rsidR="00965908" w:rsidRDefault="00965908" w:rsidP="00604211"/>
    <w:p w:rsidR="00965908" w:rsidRPr="00604211" w:rsidRDefault="00965908" w:rsidP="00604211"/>
    <w:p w:rsidR="00387A56" w:rsidRDefault="00387A56" w:rsidP="00D70F20">
      <w:pPr>
        <w:pStyle w:val="Heading1"/>
      </w:pPr>
      <w:bookmarkStart w:id="76" w:name="_Toc370719516"/>
      <w:bookmarkStart w:id="77" w:name="_Toc371457161"/>
      <w:r>
        <w:t>CSCI Internal Interfaces</w:t>
      </w:r>
      <w:bookmarkEnd w:id="76"/>
      <w:bookmarkEnd w:id="77"/>
    </w:p>
    <w:p w:rsidR="00387A56" w:rsidRDefault="00387A56">
      <w:pPr>
        <w:pStyle w:val="Header"/>
        <w:tabs>
          <w:tab w:val="clear" w:pos="4320"/>
          <w:tab w:val="clear" w:pos="8640"/>
        </w:tabs>
      </w:pPr>
    </w:p>
    <w:p w:rsidR="00387A56" w:rsidRDefault="00387A56">
      <w:pPr>
        <w:pStyle w:val="Header"/>
        <w:tabs>
          <w:tab w:val="clear" w:pos="4320"/>
          <w:tab w:val="clear" w:pos="8640"/>
        </w:tabs>
      </w:pPr>
    </w:p>
    <w:p w:rsidR="00387A56" w:rsidRDefault="005864A2" w:rsidP="006C3433">
      <w:pPr>
        <w:jc w:val="center"/>
      </w:pPr>
      <w:r>
        <w:rPr>
          <w:noProof/>
        </w:rPr>
        <w:drawing>
          <wp:inline distT="0" distB="0" distL="0" distR="0" wp14:anchorId="329420C1" wp14:editId="77B94B46">
            <wp:extent cx="5274945" cy="4164863"/>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164863"/>
                    </a:xfrm>
                    <a:prstGeom prst="rect">
                      <a:avLst/>
                    </a:prstGeom>
                    <a:noFill/>
                    <a:ln>
                      <a:noFill/>
                    </a:ln>
                  </pic:spPr>
                </pic:pic>
              </a:graphicData>
            </a:graphic>
          </wp:inline>
        </w:drawing>
      </w:r>
    </w:p>
    <w:p w:rsidR="00387A56" w:rsidRDefault="00387A56"/>
    <w:p w:rsidR="00387A56" w:rsidRDefault="00387A56"/>
    <w:p w:rsidR="00387A56" w:rsidRDefault="00387A56" w:rsidP="005864A2">
      <w:pPr>
        <w:pStyle w:val="Caption"/>
      </w:pPr>
      <w:bookmarkStart w:id="78" w:name="_Toc371457182"/>
      <w:r>
        <w:t xml:space="preserve">Figure </w:t>
      </w:r>
      <w:fldSimple w:instr=" SEQ Figure \* ARABIC ">
        <w:r w:rsidR="009329C2">
          <w:rPr>
            <w:noProof/>
          </w:rPr>
          <w:t>7</w:t>
        </w:r>
      </w:fldSimple>
      <w:r>
        <w:t xml:space="preserve"> : </w:t>
      </w:r>
      <w:r w:rsidR="005864A2">
        <w:t>VMCS</w:t>
      </w:r>
      <w:r>
        <w:t xml:space="preserve"> Class Diagram</w:t>
      </w:r>
      <w:bookmarkEnd w:id="78"/>
    </w:p>
    <w:p w:rsidR="00387A56" w:rsidRDefault="00387A56" w:rsidP="006516C3">
      <w:pPr>
        <w:pStyle w:val="Heading2"/>
      </w:pPr>
      <w:r>
        <w:br w:type="page"/>
      </w:r>
      <w:bookmarkStart w:id="79" w:name="_Toc370719517"/>
      <w:bookmarkStart w:id="80" w:name="_Toc371457162"/>
      <w:r>
        <w:t>CSCI Data Element Requirements</w:t>
      </w:r>
      <w:bookmarkEnd w:id="79"/>
      <w:bookmarkEnd w:id="80"/>
    </w:p>
    <w:p w:rsidR="00387A56" w:rsidRDefault="00387A56"/>
    <w:p w:rsidR="00387A56" w:rsidRDefault="00387A56" w:rsidP="00512B07">
      <w:pPr>
        <w:jc w:val="both"/>
      </w:pPr>
      <w:r>
        <w:t xml:space="preserve">This paragraph identifies the interfaces between the capabilities identified above. In this case, this means that we give the main activity, the list of the classes, messages of each class according to an object-oriented </w:t>
      </w:r>
      <w:r w:rsidR="00512B07">
        <w:t>point of view</w:t>
      </w:r>
      <w:r>
        <w:t>.</w:t>
      </w:r>
    </w:p>
    <w:p w:rsidR="00387A56" w:rsidRDefault="00387A56"/>
    <w:p w:rsidR="00387A56" w:rsidRDefault="00BF72B4">
      <w:pPr>
        <w:pStyle w:val="Heading3"/>
      </w:pPr>
      <w:bookmarkStart w:id="81" w:name="_Toc370719518"/>
      <w:bookmarkStart w:id="82" w:name="_Toc371457163"/>
      <w:r>
        <w:t>Boundary</w:t>
      </w:r>
      <w:r w:rsidR="00387A56">
        <w:t xml:space="preserve"> Classes</w:t>
      </w:r>
      <w:bookmarkEnd w:id="81"/>
      <w:bookmarkEnd w:id="82"/>
    </w:p>
    <w:p w:rsidR="00387A56" w:rsidRDefault="00387A56"/>
    <w:p w:rsidR="00387A56" w:rsidRDefault="006516C3" w:rsidP="00EA7D5E">
      <w:pPr>
        <w:pStyle w:val="Heading4"/>
      </w:pPr>
      <w:r>
        <w:t>MISP</w:t>
      </w:r>
    </w:p>
    <w:p w:rsidR="00387A56" w:rsidRDefault="00387A56"/>
    <w:p w:rsidR="00387A56" w:rsidRDefault="00387A56" w:rsidP="006516C3">
      <w:pPr>
        <w:ind w:left="3600" w:hanging="2700"/>
      </w:pPr>
      <w:r>
        <w:t>Responsibilities</w:t>
      </w:r>
      <w:r>
        <w:tab/>
      </w:r>
      <w:r w:rsidR="005E7426">
        <w:t>:</w:t>
      </w:r>
    </w:p>
    <w:p w:rsidR="00387A56" w:rsidRDefault="00974981">
      <w:pPr>
        <w:ind w:left="900"/>
      </w:pPr>
      <w:r>
        <w:t>Message</w:t>
      </w:r>
    </w:p>
    <w:p w:rsidR="00387A56" w:rsidRDefault="00387A56">
      <w:pPr>
        <w:ind w:left="900"/>
      </w:pPr>
      <w:r>
        <w:tab/>
      </w:r>
      <w:r>
        <w:tab/>
      </w:r>
      <w:r>
        <w:tab/>
      </w:r>
      <w:r>
        <w:tab/>
        <w:t>:</w:t>
      </w:r>
    </w:p>
    <w:p w:rsidR="006516C3" w:rsidRDefault="006516C3" w:rsidP="006516C3">
      <w:pPr>
        <w:pStyle w:val="Heading4"/>
      </w:pPr>
      <w:r>
        <w:t>MIP</w:t>
      </w:r>
    </w:p>
    <w:p w:rsidR="005E7426" w:rsidRP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Default="005E7426" w:rsidP="005E7426">
      <w:pPr>
        <w:ind w:left="900"/>
      </w:pPr>
      <w:r>
        <w:tab/>
      </w:r>
      <w:r>
        <w:tab/>
      </w:r>
      <w:r>
        <w:tab/>
      </w:r>
      <w:r>
        <w:tab/>
        <w:t>:</w:t>
      </w:r>
    </w:p>
    <w:p w:rsidR="006516C3" w:rsidRDefault="005E7426" w:rsidP="005E7426">
      <w:pPr>
        <w:pStyle w:val="Heading4"/>
      </w:pPr>
      <w:r>
        <w:t>OSCP</w:t>
      </w:r>
    </w:p>
    <w:p w:rsidR="005E7426" w:rsidRP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Default="005E7426" w:rsidP="005E7426">
      <w:pPr>
        <w:ind w:left="900"/>
      </w:pPr>
      <w:r>
        <w:tab/>
      </w:r>
      <w:r>
        <w:tab/>
      </w:r>
      <w:r>
        <w:tab/>
      </w:r>
      <w:r>
        <w:tab/>
        <w:t>:</w:t>
      </w:r>
    </w:p>
    <w:p w:rsidR="005E7426" w:rsidRDefault="005E7426" w:rsidP="005E7426">
      <w:pPr>
        <w:pStyle w:val="Heading4"/>
      </w:pPr>
      <w:r>
        <w:t>Vending Machine Door</w:t>
      </w:r>
    </w:p>
    <w:p w:rsidR="005E7426" w:rsidRP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Default="005E7426" w:rsidP="005E7426">
      <w:pPr>
        <w:ind w:left="900"/>
      </w:pPr>
      <w:r>
        <w:tab/>
      </w:r>
      <w:r>
        <w:tab/>
      </w:r>
      <w:r>
        <w:tab/>
      </w:r>
      <w:r>
        <w:tab/>
        <w:t>:</w:t>
      </w:r>
    </w:p>
    <w:p w:rsidR="005E7426" w:rsidRDefault="005E7426" w:rsidP="005E7426">
      <w:pPr>
        <w:pStyle w:val="Heading4"/>
      </w:pPr>
      <w:r>
        <w:t>CIP</w:t>
      </w:r>
    </w:p>
    <w:p w:rsid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Default="005E7426" w:rsidP="005E7426">
      <w:pPr>
        <w:ind w:left="900"/>
      </w:pPr>
      <w:r>
        <w:tab/>
      </w:r>
      <w:r>
        <w:tab/>
      </w:r>
      <w:r>
        <w:tab/>
      </w:r>
      <w:r>
        <w:tab/>
        <w:t>:</w:t>
      </w:r>
    </w:p>
    <w:p w:rsidR="005E7426" w:rsidRDefault="005E7426" w:rsidP="005E7426">
      <w:pPr>
        <w:pStyle w:val="Heading4"/>
      </w:pPr>
      <w:r>
        <w:t>Drink Dispenser</w:t>
      </w:r>
    </w:p>
    <w:p w:rsid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Pr="005E7426" w:rsidRDefault="005E7426" w:rsidP="005E7426">
      <w:pPr>
        <w:ind w:left="900"/>
      </w:pPr>
      <w:r>
        <w:tab/>
      </w:r>
      <w:r>
        <w:tab/>
      </w:r>
      <w:r>
        <w:tab/>
      </w:r>
      <w:r>
        <w:tab/>
        <w:t>:</w:t>
      </w:r>
    </w:p>
    <w:p w:rsidR="005E7426" w:rsidRDefault="005E7426" w:rsidP="005E7426">
      <w:pPr>
        <w:pStyle w:val="Heading4"/>
      </w:pPr>
      <w:r>
        <w:t>Money Slot</w:t>
      </w:r>
    </w:p>
    <w:p w:rsid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Pr="005E7426" w:rsidRDefault="005E7426" w:rsidP="005E7426">
      <w:pPr>
        <w:ind w:left="900"/>
      </w:pPr>
      <w:r>
        <w:tab/>
      </w:r>
      <w:r>
        <w:tab/>
      </w:r>
      <w:r>
        <w:tab/>
      </w:r>
      <w:r>
        <w:tab/>
        <w:t>:</w:t>
      </w:r>
    </w:p>
    <w:p w:rsidR="005E7426" w:rsidRDefault="005E7426" w:rsidP="005E7426">
      <w:pPr>
        <w:pStyle w:val="Heading4"/>
      </w:pPr>
      <w:r>
        <w:t>Change Dispenser</w:t>
      </w:r>
    </w:p>
    <w:p w:rsidR="005E7426" w:rsidRDefault="005E7426" w:rsidP="005E7426"/>
    <w:p w:rsidR="005E7426" w:rsidRDefault="005E7426" w:rsidP="005E7426">
      <w:pPr>
        <w:ind w:left="3600" w:hanging="2700"/>
      </w:pPr>
      <w:r>
        <w:t>Responsibilities</w:t>
      </w:r>
      <w:r>
        <w:tab/>
        <w:t>:</w:t>
      </w:r>
    </w:p>
    <w:p w:rsidR="005E7426" w:rsidRDefault="005E7426" w:rsidP="005E7426">
      <w:pPr>
        <w:ind w:left="900"/>
      </w:pPr>
      <w:r>
        <w:t>Message</w:t>
      </w:r>
    </w:p>
    <w:p w:rsidR="005E7426" w:rsidRPr="005E7426" w:rsidRDefault="005E7426" w:rsidP="005E7426">
      <w:pPr>
        <w:ind w:left="900"/>
      </w:pPr>
      <w:r>
        <w:tab/>
      </w:r>
      <w:r>
        <w:tab/>
      </w:r>
      <w:r>
        <w:tab/>
      </w:r>
      <w:r>
        <w:tab/>
        <w:t>:</w:t>
      </w:r>
    </w:p>
    <w:p w:rsidR="002509F0" w:rsidRDefault="002509F0" w:rsidP="002509F0">
      <w:pPr>
        <w:pStyle w:val="Heading3"/>
      </w:pPr>
      <w:bookmarkStart w:id="83" w:name="_Toc371457164"/>
      <w:r>
        <w:t>Entity Classes</w:t>
      </w:r>
      <w:bookmarkEnd w:id="83"/>
    </w:p>
    <w:p w:rsidR="006F1719" w:rsidRPr="006F1719" w:rsidRDefault="006F1719" w:rsidP="006F1719"/>
    <w:p w:rsidR="00CC7B07" w:rsidRDefault="00CC7B07" w:rsidP="00CC7B07">
      <w:pPr>
        <w:pStyle w:val="Heading4"/>
      </w:pPr>
      <w:r>
        <w:t>Money Storage</w:t>
      </w:r>
    </w:p>
    <w:p w:rsidR="00CC7B07" w:rsidRPr="00CC7B07" w:rsidRDefault="00CC7B07" w:rsidP="00CC7B07"/>
    <w:p w:rsidR="00CC7B07" w:rsidRDefault="00CC7B07" w:rsidP="00CC7B07">
      <w:pPr>
        <w:ind w:left="3600" w:hanging="2700"/>
      </w:pPr>
      <w:r>
        <w:t>Responsibilities</w:t>
      </w:r>
      <w:r>
        <w:tab/>
        <w:t>:</w:t>
      </w:r>
    </w:p>
    <w:p w:rsidR="00CC7B07" w:rsidRDefault="00CC7B07" w:rsidP="00CC7B07">
      <w:pPr>
        <w:ind w:left="900"/>
      </w:pPr>
      <w:r>
        <w:t>Message</w:t>
      </w:r>
    </w:p>
    <w:p w:rsidR="00CC7B07" w:rsidRDefault="00CC7B07" w:rsidP="00CC7B07">
      <w:pPr>
        <w:ind w:left="900"/>
      </w:pPr>
      <w:r>
        <w:tab/>
      </w:r>
      <w:r>
        <w:tab/>
      </w:r>
      <w:r>
        <w:tab/>
      </w:r>
      <w:r>
        <w:tab/>
        <w:t>:</w:t>
      </w:r>
    </w:p>
    <w:p w:rsidR="00CC7B07" w:rsidRDefault="00CC7B07" w:rsidP="00CC7B07">
      <w:pPr>
        <w:pStyle w:val="Heading4"/>
      </w:pPr>
      <w:r>
        <w:t>Drink Storage</w:t>
      </w:r>
    </w:p>
    <w:p w:rsidR="00CC7B07" w:rsidRDefault="00CC7B07" w:rsidP="00CC7B07"/>
    <w:p w:rsidR="00CC7B07" w:rsidRDefault="00CC7B07" w:rsidP="00CC7B07">
      <w:pPr>
        <w:ind w:left="3600" w:hanging="2700"/>
      </w:pPr>
      <w:r>
        <w:t>Responsibilities</w:t>
      </w:r>
      <w:r>
        <w:tab/>
        <w:t>:</w:t>
      </w:r>
    </w:p>
    <w:p w:rsidR="00CC7B07" w:rsidRDefault="00CC7B07" w:rsidP="00CC7B07">
      <w:pPr>
        <w:ind w:left="900"/>
      </w:pPr>
      <w:r>
        <w:t>Message</w:t>
      </w:r>
    </w:p>
    <w:p w:rsidR="00CC7B07" w:rsidRPr="00CC7B07" w:rsidRDefault="00CC7B07" w:rsidP="00CC7B07">
      <w:pPr>
        <w:ind w:left="900"/>
      </w:pPr>
      <w:r>
        <w:tab/>
      </w:r>
      <w:r>
        <w:tab/>
      </w:r>
      <w:r>
        <w:tab/>
      </w:r>
      <w:r>
        <w:tab/>
        <w:t>:</w:t>
      </w:r>
    </w:p>
    <w:p w:rsidR="00CC7B07" w:rsidRPr="00CC7B07" w:rsidRDefault="00CC7B07" w:rsidP="00CC7B07">
      <w:pPr>
        <w:pStyle w:val="Heading4"/>
      </w:pPr>
      <w:r>
        <w:t>Money Denomination</w:t>
      </w:r>
    </w:p>
    <w:p w:rsidR="00CC7B07" w:rsidRDefault="00CC7B07" w:rsidP="00CC7B07"/>
    <w:p w:rsidR="00CC7B07" w:rsidRDefault="00CC7B07" w:rsidP="00CC7B07">
      <w:pPr>
        <w:ind w:left="3600" w:hanging="2700"/>
      </w:pPr>
      <w:r>
        <w:t>Responsibilities</w:t>
      </w:r>
      <w:r>
        <w:tab/>
        <w:t>:</w:t>
      </w:r>
    </w:p>
    <w:p w:rsidR="00CC7B07" w:rsidRDefault="00CC7B07" w:rsidP="00CC7B07">
      <w:pPr>
        <w:ind w:left="900"/>
      </w:pPr>
      <w:r>
        <w:t>Message</w:t>
      </w:r>
    </w:p>
    <w:p w:rsidR="00CC7B07" w:rsidRPr="00CC7B07" w:rsidRDefault="00CC7B07" w:rsidP="00CC7B07">
      <w:pPr>
        <w:ind w:left="900"/>
      </w:pPr>
      <w:r>
        <w:tab/>
      </w:r>
      <w:r>
        <w:tab/>
      </w:r>
      <w:r>
        <w:tab/>
      </w:r>
      <w:r>
        <w:tab/>
        <w:t>:</w:t>
      </w:r>
    </w:p>
    <w:p w:rsidR="002509F0" w:rsidRDefault="002509F0" w:rsidP="002509F0">
      <w:pPr>
        <w:pStyle w:val="Heading3"/>
      </w:pPr>
      <w:bookmarkStart w:id="84" w:name="_Toc371457165"/>
      <w:r>
        <w:t>Control Classes</w:t>
      </w:r>
      <w:bookmarkEnd w:id="84"/>
    </w:p>
    <w:p w:rsidR="006F1719" w:rsidRPr="006F1719" w:rsidRDefault="006F1719" w:rsidP="006F1719"/>
    <w:p w:rsidR="00387A56" w:rsidRDefault="006F1719" w:rsidP="006F1719">
      <w:pPr>
        <w:pStyle w:val="Heading4"/>
      </w:pPr>
      <w:r>
        <w:t>VMCS</w:t>
      </w:r>
    </w:p>
    <w:p w:rsidR="006F1719" w:rsidRDefault="006F1719" w:rsidP="006F1719"/>
    <w:p w:rsidR="006F1719" w:rsidRDefault="006F1719" w:rsidP="006F1719">
      <w:pPr>
        <w:ind w:left="3600" w:hanging="2700"/>
      </w:pPr>
      <w:r>
        <w:t>Responsibilities</w:t>
      </w:r>
      <w:r>
        <w:tab/>
        <w:t>:</w:t>
      </w:r>
    </w:p>
    <w:p w:rsidR="006F1719" w:rsidRDefault="006F1719" w:rsidP="006F1719">
      <w:pPr>
        <w:ind w:left="900"/>
      </w:pPr>
      <w:r>
        <w:t>Message</w:t>
      </w:r>
    </w:p>
    <w:p w:rsidR="006F1719" w:rsidRDefault="006F1719" w:rsidP="006F1719">
      <w:pPr>
        <w:ind w:left="900"/>
      </w:pPr>
      <w:r>
        <w:tab/>
      </w:r>
      <w:r>
        <w:tab/>
      </w:r>
      <w:r>
        <w:tab/>
      </w:r>
      <w:r>
        <w:tab/>
        <w:t>:</w:t>
      </w:r>
    </w:p>
    <w:p w:rsidR="006F1719" w:rsidRDefault="006F1719" w:rsidP="006F1719">
      <w:pPr>
        <w:pStyle w:val="Heading4"/>
      </w:pPr>
      <w:r>
        <w:t>Authentication</w:t>
      </w:r>
    </w:p>
    <w:p w:rsidR="006F1719" w:rsidRDefault="006F1719" w:rsidP="006F1719"/>
    <w:p w:rsidR="006F1719" w:rsidRDefault="006F1719" w:rsidP="006F1719">
      <w:pPr>
        <w:ind w:left="3600" w:hanging="2700"/>
      </w:pPr>
      <w:r>
        <w:t>Responsibilities</w:t>
      </w:r>
      <w:r>
        <w:tab/>
        <w:t>:</w:t>
      </w:r>
    </w:p>
    <w:p w:rsidR="006F1719" w:rsidRDefault="006F1719" w:rsidP="006F1719">
      <w:pPr>
        <w:ind w:left="900"/>
      </w:pPr>
      <w:r>
        <w:t>Message</w:t>
      </w:r>
    </w:p>
    <w:p w:rsidR="006F1719" w:rsidRPr="006F1719" w:rsidRDefault="006F1719" w:rsidP="006F1719">
      <w:pPr>
        <w:ind w:left="900"/>
      </w:pPr>
      <w:r>
        <w:tab/>
      </w:r>
      <w:r>
        <w:tab/>
      </w:r>
      <w:r>
        <w:tab/>
      </w:r>
      <w:r>
        <w:tab/>
        <w:t>:</w:t>
      </w:r>
    </w:p>
    <w:p w:rsidR="00387A56" w:rsidRDefault="00387A56" w:rsidP="006516C3">
      <w:pPr>
        <w:pStyle w:val="Heading2"/>
      </w:pPr>
      <w:r>
        <w:rPr>
          <w:i/>
          <w:iCs/>
        </w:rPr>
        <w:br w:type="page"/>
      </w:r>
      <w:bookmarkStart w:id="85" w:name="_Toc370719519"/>
      <w:bookmarkStart w:id="86" w:name="_Toc371457166"/>
      <w:r>
        <w:t>Adaptation Requirements</w:t>
      </w:r>
      <w:bookmarkEnd w:id="85"/>
      <w:bookmarkEnd w:id="86"/>
    </w:p>
    <w:p w:rsidR="00387A56" w:rsidRDefault="00387A56"/>
    <w:p w:rsidR="00387A56" w:rsidRDefault="00387A56">
      <w:r>
        <w:t>Not applicable</w:t>
      </w:r>
    </w:p>
    <w:p w:rsidR="00387A56" w:rsidRDefault="00387A56">
      <w:pPr>
        <w:pStyle w:val="Header"/>
        <w:tabs>
          <w:tab w:val="clear" w:pos="4320"/>
          <w:tab w:val="clear" w:pos="8640"/>
        </w:tabs>
      </w:pPr>
    </w:p>
    <w:p w:rsidR="00387A56" w:rsidRDefault="00387A56" w:rsidP="006516C3">
      <w:pPr>
        <w:pStyle w:val="Heading2"/>
      </w:pPr>
      <w:bookmarkStart w:id="87" w:name="_Toc370719520"/>
      <w:bookmarkStart w:id="88" w:name="_Toc371457167"/>
      <w:r>
        <w:t>Sizing and Timing Requirements</w:t>
      </w:r>
      <w:bookmarkEnd w:id="87"/>
      <w:bookmarkEnd w:id="88"/>
    </w:p>
    <w:p w:rsidR="00387A56" w:rsidRDefault="00387A56"/>
    <w:p w:rsidR="00387A56" w:rsidRDefault="007A6EF3" w:rsidP="007A6EF3">
      <w:r>
        <w:t>Not applicable</w:t>
      </w:r>
    </w:p>
    <w:p w:rsidR="00387A56" w:rsidRDefault="00387A56" w:rsidP="006516C3">
      <w:pPr>
        <w:pStyle w:val="Heading2"/>
      </w:pPr>
      <w:bookmarkStart w:id="89" w:name="_Toc370719521"/>
      <w:bookmarkStart w:id="90" w:name="_Toc371457168"/>
      <w:r>
        <w:t>Safety Requirements</w:t>
      </w:r>
      <w:bookmarkEnd w:id="89"/>
      <w:bookmarkEnd w:id="90"/>
    </w:p>
    <w:p w:rsidR="00387A56" w:rsidRDefault="00387A56"/>
    <w:p w:rsidR="00387A56" w:rsidRDefault="00387A56">
      <w:r>
        <w:t>Not applicable</w:t>
      </w:r>
    </w:p>
    <w:p w:rsidR="00387A56" w:rsidRDefault="00387A56"/>
    <w:p w:rsidR="00387A56" w:rsidRDefault="00387A56" w:rsidP="006516C3">
      <w:pPr>
        <w:pStyle w:val="Heading2"/>
      </w:pPr>
      <w:bookmarkStart w:id="91" w:name="_Toc370719522"/>
      <w:bookmarkStart w:id="92" w:name="_Toc371457169"/>
      <w:r>
        <w:t>Security Requirements</w:t>
      </w:r>
      <w:bookmarkEnd w:id="91"/>
      <w:bookmarkEnd w:id="92"/>
    </w:p>
    <w:p w:rsidR="00387A56" w:rsidRDefault="00387A56"/>
    <w:p w:rsidR="00387A56" w:rsidRDefault="00387A56">
      <w:r>
        <w:t>Not applicable</w:t>
      </w:r>
    </w:p>
    <w:p w:rsidR="00387A56" w:rsidRDefault="00387A56"/>
    <w:p w:rsidR="00387A56" w:rsidRDefault="00387A56" w:rsidP="006516C3">
      <w:pPr>
        <w:pStyle w:val="Heading2"/>
      </w:pPr>
      <w:bookmarkStart w:id="93" w:name="_Toc370719523"/>
      <w:bookmarkStart w:id="94" w:name="_Toc371457170"/>
      <w:r>
        <w:t>Design Constraints</w:t>
      </w:r>
      <w:bookmarkEnd w:id="93"/>
      <w:bookmarkEnd w:id="94"/>
    </w:p>
    <w:p w:rsidR="00387A56" w:rsidRDefault="00387A56"/>
    <w:p w:rsidR="00387A56" w:rsidRDefault="0044689A">
      <w:r>
        <w:t>OOAD using UML notation</w:t>
      </w:r>
    </w:p>
    <w:p w:rsidR="00387A56" w:rsidRDefault="00387A56"/>
    <w:p w:rsidR="00387A56" w:rsidRDefault="00DC1D27" w:rsidP="006516C3">
      <w:pPr>
        <w:pStyle w:val="Heading2"/>
      </w:pPr>
      <w:bookmarkStart w:id="95" w:name="_Toc370719524"/>
      <w:r>
        <w:br w:type="page"/>
      </w:r>
      <w:bookmarkStart w:id="96" w:name="_Toc371457171"/>
      <w:commentRangeStart w:id="97"/>
      <w:r w:rsidR="00387A56">
        <w:t>Requirements Traceability</w:t>
      </w:r>
      <w:bookmarkEnd w:id="95"/>
      <w:commentRangeEnd w:id="97"/>
      <w:r w:rsidR="004219B3">
        <w:rPr>
          <w:rStyle w:val="CommentReference"/>
          <w:b w:val="0"/>
        </w:rPr>
        <w:commentReference w:id="97"/>
      </w:r>
      <w:bookmarkEnd w:id="96"/>
    </w:p>
    <w:p w:rsidR="00387A56" w:rsidRDefault="00387A56"/>
    <w:p w:rsidR="00387A56" w:rsidRDefault="00387A56"/>
    <w:tbl>
      <w:tblPr>
        <w:tblW w:w="1296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1785"/>
        <w:gridCol w:w="2228"/>
        <w:gridCol w:w="3690"/>
        <w:gridCol w:w="1280"/>
        <w:gridCol w:w="1530"/>
        <w:gridCol w:w="1442"/>
      </w:tblGrid>
      <w:tr w:rsidR="004219B3" w:rsidRPr="006C3433" w:rsidTr="00111017">
        <w:trPr>
          <w:trHeight w:val="259"/>
          <w:tblHeader/>
        </w:trPr>
        <w:tc>
          <w:tcPr>
            <w:tcW w:w="1167" w:type="dxa"/>
            <w:shd w:val="clear" w:color="000000" w:fill="FFFFFF"/>
            <w:noWrap/>
            <w:vAlign w:val="center"/>
            <w:hideMark/>
          </w:tcPr>
          <w:p w:rsidR="00D146A0" w:rsidRPr="006C3433" w:rsidRDefault="00D146A0" w:rsidP="00D146A0">
            <w:pPr>
              <w:jc w:val="center"/>
              <w:rPr>
                <w:b/>
                <w:bCs/>
              </w:rPr>
            </w:pPr>
            <w:r w:rsidRPr="006C3433">
              <w:rPr>
                <w:b/>
                <w:bCs/>
              </w:rPr>
              <w:t>Source</w:t>
            </w:r>
          </w:p>
        </w:tc>
        <w:tc>
          <w:tcPr>
            <w:tcW w:w="1623" w:type="dxa"/>
            <w:shd w:val="clear" w:color="000000" w:fill="FFFFFF"/>
            <w:noWrap/>
            <w:vAlign w:val="center"/>
            <w:hideMark/>
          </w:tcPr>
          <w:p w:rsidR="00D146A0" w:rsidRPr="006C3433" w:rsidRDefault="00D146A0" w:rsidP="00D146A0">
            <w:pPr>
              <w:jc w:val="center"/>
              <w:rPr>
                <w:b/>
                <w:bCs/>
              </w:rPr>
            </w:pPr>
            <w:r w:rsidRPr="006C3433">
              <w:rPr>
                <w:b/>
                <w:bCs/>
              </w:rPr>
              <w:t>Requirements</w:t>
            </w:r>
          </w:p>
        </w:tc>
        <w:tc>
          <w:tcPr>
            <w:tcW w:w="2228" w:type="dxa"/>
            <w:shd w:val="clear" w:color="000000" w:fill="FFFFFF"/>
            <w:noWrap/>
            <w:vAlign w:val="center"/>
            <w:hideMark/>
          </w:tcPr>
          <w:p w:rsidR="00D146A0" w:rsidRPr="006C3433" w:rsidRDefault="00D146A0" w:rsidP="00D146A0">
            <w:pPr>
              <w:jc w:val="center"/>
              <w:rPr>
                <w:b/>
                <w:bCs/>
              </w:rPr>
            </w:pPr>
            <w:r w:rsidRPr="006C3433">
              <w:rPr>
                <w:b/>
                <w:bCs/>
              </w:rPr>
              <w:t>#</w:t>
            </w:r>
          </w:p>
        </w:tc>
        <w:tc>
          <w:tcPr>
            <w:tcW w:w="4970" w:type="dxa"/>
            <w:gridSpan w:val="2"/>
            <w:shd w:val="clear" w:color="000000" w:fill="FFFFFF"/>
            <w:noWrap/>
            <w:vAlign w:val="center"/>
            <w:hideMark/>
          </w:tcPr>
          <w:p w:rsidR="00D146A0" w:rsidRPr="006C3433" w:rsidRDefault="00D146A0" w:rsidP="00D146A0">
            <w:pPr>
              <w:jc w:val="center"/>
              <w:rPr>
                <w:b/>
                <w:bCs/>
              </w:rPr>
            </w:pPr>
            <w:r w:rsidRPr="006C3433">
              <w:rPr>
                <w:b/>
                <w:bCs/>
              </w:rPr>
              <w:t>Description</w:t>
            </w:r>
          </w:p>
        </w:tc>
        <w:tc>
          <w:tcPr>
            <w:tcW w:w="1530" w:type="dxa"/>
            <w:shd w:val="clear" w:color="000000" w:fill="FFFFFF"/>
            <w:noWrap/>
            <w:vAlign w:val="center"/>
            <w:hideMark/>
          </w:tcPr>
          <w:p w:rsidR="00D146A0" w:rsidRPr="006C3433" w:rsidRDefault="00D146A0" w:rsidP="00D146A0">
            <w:pPr>
              <w:jc w:val="center"/>
              <w:rPr>
                <w:b/>
                <w:bCs/>
              </w:rPr>
            </w:pPr>
            <w:r w:rsidRPr="006C3433">
              <w:rPr>
                <w:b/>
                <w:bCs/>
              </w:rPr>
              <w:t>Priority</w:t>
            </w:r>
          </w:p>
        </w:tc>
        <w:tc>
          <w:tcPr>
            <w:tcW w:w="1442" w:type="dxa"/>
            <w:shd w:val="clear" w:color="000000" w:fill="FFFFFF"/>
            <w:noWrap/>
            <w:vAlign w:val="center"/>
            <w:hideMark/>
          </w:tcPr>
          <w:p w:rsidR="00D146A0" w:rsidRPr="006C3433" w:rsidRDefault="00D146A0" w:rsidP="00D146A0">
            <w:pPr>
              <w:jc w:val="center"/>
              <w:rPr>
                <w:b/>
                <w:bCs/>
              </w:rPr>
            </w:pPr>
            <w:r w:rsidRPr="006C3433">
              <w:rPr>
                <w:b/>
                <w:bCs/>
              </w:rPr>
              <w:t>Note</w:t>
            </w:r>
          </w:p>
        </w:tc>
      </w:tr>
      <w:tr w:rsidR="00D146A0" w:rsidRPr="006C3433" w:rsidTr="00111017">
        <w:trPr>
          <w:trHeight w:val="259"/>
          <w:tblHeader/>
        </w:trPr>
        <w:tc>
          <w:tcPr>
            <w:tcW w:w="12960" w:type="dxa"/>
            <w:gridSpan w:val="7"/>
            <w:shd w:val="clear" w:color="000000" w:fill="FFFFFF"/>
            <w:noWrap/>
            <w:vAlign w:val="center"/>
            <w:hideMark/>
          </w:tcPr>
          <w:p w:rsidR="00D146A0" w:rsidRPr="006C3433" w:rsidRDefault="00D146A0" w:rsidP="00D146A0">
            <w:pPr>
              <w:jc w:val="center"/>
              <w:rPr>
                <w:b/>
                <w:bCs/>
              </w:rPr>
            </w:pPr>
            <w:r w:rsidRPr="006C3433">
              <w:rPr>
                <w:b/>
                <w:bCs/>
              </w:rPr>
              <w:t>Buy Drinks Use Case</w:t>
            </w:r>
          </w:p>
        </w:tc>
      </w:tr>
      <w:tr w:rsidR="004219B3" w:rsidRPr="006C3433" w:rsidTr="00111017">
        <w:trPr>
          <w:trHeight w:val="259"/>
          <w:tblHeader/>
        </w:trPr>
        <w:tc>
          <w:tcPr>
            <w:tcW w:w="1167" w:type="dxa"/>
            <w:vMerge w:val="restart"/>
            <w:shd w:val="clear" w:color="000000" w:fill="FFFFFF"/>
            <w:noWrap/>
            <w:textDirection w:val="btLr"/>
            <w:vAlign w:val="center"/>
          </w:tcPr>
          <w:p w:rsidR="004219B3" w:rsidRPr="006C3433" w:rsidRDefault="004219B3" w:rsidP="004219B3">
            <w:pPr>
              <w:ind w:left="113" w:right="113"/>
              <w:jc w:val="center"/>
            </w:pPr>
            <w:r w:rsidRPr="006C3433">
              <w:t>URSPVMCS V 1.0</w:t>
            </w:r>
          </w:p>
        </w:tc>
        <w:tc>
          <w:tcPr>
            <w:tcW w:w="1623" w:type="dxa"/>
            <w:shd w:val="clear" w:color="000000" w:fill="FFFFFF"/>
            <w:noWrap/>
            <w:vAlign w:val="center"/>
            <w:hideMark/>
          </w:tcPr>
          <w:p w:rsidR="004219B3" w:rsidRPr="006C3433" w:rsidRDefault="004219B3" w:rsidP="00D146A0">
            <w:r w:rsidRPr="006C3433">
              <w:t>Select drink</w:t>
            </w:r>
          </w:p>
        </w:tc>
        <w:tc>
          <w:tcPr>
            <w:tcW w:w="2228" w:type="dxa"/>
            <w:shd w:val="clear" w:color="000000" w:fill="FFFFFF"/>
            <w:noWrap/>
            <w:vAlign w:val="center"/>
            <w:hideMark/>
          </w:tcPr>
          <w:p w:rsidR="004219B3" w:rsidRPr="006C3433" w:rsidRDefault="004219B3" w:rsidP="00D146A0">
            <w:r w:rsidRPr="006C3433">
              <w:t>SRS_REQ_201</w:t>
            </w:r>
          </w:p>
        </w:tc>
        <w:tc>
          <w:tcPr>
            <w:tcW w:w="3690" w:type="dxa"/>
            <w:shd w:val="clear" w:color="000000" w:fill="FFFFFF"/>
            <w:noWrap/>
            <w:vAlign w:val="center"/>
            <w:hideMark/>
          </w:tcPr>
          <w:p w:rsidR="004219B3" w:rsidRPr="006C3433" w:rsidRDefault="004219B3" w:rsidP="00D146A0">
            <w:r w:rsidRPr="006C3433">
              <w:t xml:space="preserve">The Customer must be able to select drinks before any money can be entered into the </w:t>
            </w:r>
            <w:r w:rsidR="009D06A4">
              <w:t>VM</w:t>
            </w:r>
            <w:r w:rsidRPr="006C3433">
              <w:t>.</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Terminate transaction</w:t>
            </w:r>
          </w:p>
        </w:tc>
        <w:tc>
          <w:tcPr>
            <w:tcW w:w="2228" w:type="dxa"/>
            <w:shd w:val="clear" w:color="000000" w:fill="FFFFFF"/>
            <w:noWrap/>
            <w:vAlign w:val="center"/>
            <w:hideMark/>
          </w:tcPr>
          <w:p w:rsidR="004219B3" w:rsidRPr="006C3433" w:rsidRDefault="004219B3" w:rsidP="00D146A0">
            <w:r w:rsidRPr="006C3433">
              <w:t>SRS_REQ_202</w:t>
            </w:r>
          </w:p>
        </w:tc>
        <w:tc>
          <w:tcPr>
            <w:tcW w:w="3690" w:type="dxa"/>
            <w:shd w:val="clear" w:color="000000" w:fill="FFFFFF"/>
            <w:noWrap/>
            <w:vAlign w:val="center"/>
            <w:hideMark/>
          </w:tcPr>
          <w:p w:rsidR="004219B3" w:rsidRPr="006C3433" w:rsidRDefault="004219B3" w:rsidP="00D146A0">
            <w:r w:rsidRPr="006C3433">
              <w:t>The Customer must be able to terminate transaction at any point of time</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Accept money</w:t>
            </w:r>
          </w:p>
        </w:tc>
        <w:tc>
          <w:tcPr>
            <w:tcW w:w="2228" w:type="dxa"/>
            <w:shd w:val="clear" w:color="000000" w:fill="FFFFFF"/>
            <w:noWrap/>
            <w:vAlign w:val="center"/>
            <w:hideMark/>
          </w:tcPr>
          <w:p w:rsidR="004219B3" w:rsidRPr="006C3433" w:rsidRDefault="004219B3" w:rsidP="00D146A0">
            <w:r w:rsidRPr="006C3433">
              <w:t>SRS_REQ_203</w:t>
            </w:r>
          </w:p>
        </w:tc>
        <w:tc>
          <w:tcPr>
            <w:tcW w:w="3690" w:type="dxa"/>
            <w:shd w:val="clear" w:color="000000" w:fill="FFFFFF"/>
            <w:noWrap/>
            <w:vAlign w:val="center"/>
            <w:hideMark/>
          </w:tcPr>
          <w:p w:rsidR="004219B3" w:rsidRPr="006C3433" w:rsidRDefault="004219B3" w:rsidP="00D146A0">
            <w:r w:rsidRPr="006C3433">
              <w:t>There should be a facility to accept the money from the customer.</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price</w:t>
            </w:r>
          </w:p>
        </w:tc>
        <w:tc>
          <w:tcPr>
            <w:tcW w:w="2228" w:type="dxa"/>
            <w:shd w:val="clear" w:color="000000" w:fill="FFFFFF"/>
            <w:noWrap/>
            <w:vAlign w:val="center"/>
            <w:hideMark/>
          </w:tcPr>
          <w:p w:rsidR="004219B3" w:rsidRPr="006C3433" w:rsidRDefault="004219B3" w:rsidP="00D146A0">
            <w:r w:rsidRPr="006C3433">
              <w:t>SRS_REQ_204</w:t>
            </w:r>
          </w:p>
        </w:tc>
        <w:tc>
          <w:tcPr>
            <w:tcW w:w="3690" w:type="dxa"/>
            <w:shd w:val="clear" w:color="000000" w:fill="FFFFFF"/>
            <w:noWrap/>
            <w:vAlign w:val="center"/>
            <w:hideMark/>
          </w:tcPr>
          <w:p w:rsidR="004219B3" w:rsidRPr="006C3433" w:rsidRDefault="004219B3" w:rsidP="00D146A0">
            <w:r w:rsidRPr="006C3433">
              <w:t>The CIP shall display price for selected brands to the customers.</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availability</w:t>
            </w:r>
          </w:p>
        </w:tc>
        <w:tc>
          <w:tcPr>
            <w:tcW w:w="2228" w:type="dxa"/>
            <w:shd w:val="clear" w:color="000000" w:fill="FFFFFF"/>
            <w:noWrap/>
            <w:vAlign w:val="center"/>
            <w:hideMark/>
          </w:tcPr>
          <w:p w:rsidR="004219B3" w:rsidRPr="006C3433" w:rsidRDefault="004219B3" w:rsidP="00D146A0">
            <w:r w:rsidRPr="006C3433">
              <w:t>SRS_REQ_205</w:t>
            </w:r>
          </w:p>
        </w:tc>
        <w:tc>
          <w:tcPr>
            <w:tcW w:w="3690" w:type="dxa"/>
            <w:shd w:val="clear" w:color="000000" w:fill="FFFFFF"/>
            <w:noWrap/>
            <w:vAlign w:val="bottom"/>
            <w:hideMark/>
          </w:tcPr>
          <w:p w:rsidR="004219B3" w:rsidRPr="006C3433" w:rsidRDefault="004219B3" w:rsidP="00D146A0">
            <w:r w:rsidRPr="006C3433">
              <w:t>Once the customer selects a brand the CIP shall display availability of the selected brand to the customer. In case of unavailability of the brand the CIP shall display appropriate message, and shall wait for the customer to choose a available drinks brand.</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Calculate total accumulated money</w:t>
            </w:r>
          </w:p>
        </w:tc>
        <w:tc>
          <w:tcPr>
            <w:tcW w:w="2228" w:type="dxa"/>
            <w:shd w:val="clear" w:color="000000" w:fill="FFFFFF"/>
            <w:noWrap/>
            <w:vAlign w:val="center"/>
            <w:hideMark/>
          </w:tcPr>
          <w:p w:rsidR="004219B3" w:rsidRPr="006C3433" w:rsidRDefault="004219B3" w:rsidP="00D146A0">
            <w:r w:rsidRPr="006C3433">
              <w:t>SRS_REQ_206</w:t>
            </w:r>
          </w:p>
        </w:tc>
        <w:tc>
          <w:tcPr>
            <w:tcW w:w="3690" w:type="dxa"/>
            <w:shd w:val="clear" w:color="000000" w:fill="FFFFFF"/>
            <w:noWrap/>
            <w:vAlign w:val="center"/>
            <w:hideMark/>
          </w:tcPr>
          <w:p w:rsidR="004219B3" w:rsidRPr="006C3433" w:rsidRDefault="004219B3" w:rsidP="00D146A0">
            <w:r w:rsidRPr="006C3433">
              <w:t>The CIP shall display total amount of accumulated money to the customer in any time during the transaction.</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not enough money</w:t>
            </w:r>
          </w:p>
        </w:tc>
        <w:tc>
          <w:tcPr>
            <w:tcW w:w="2228" w:type="dxa"/>
            <w:shd w:val="clear" w:color="000000" w:fill="FFFFFF"/>
            <w:noWrap/>
            <w:vAlign w:val="center"/>
            <w:hideMark/>
          </w:tcPr>
          <w:p w:rsidR="004219B3" w:rsidRPr="006C3433" w:rsidRDefault="004219B3" w:rsidP="00D146A0">
            <w:r w:rsidRPr="006C3433">
              <w:t>SRS_REQ_207</w:t>
            </w:r>
          </w:p>
        </w:tc>
        <w:tc>
          <w:tcPr>
            <w:tcW w:w="3690" w:type="dxa"/>
            <w:shd w:val="clear" w:color="000000" w:fill="FFFFFF"/>
            <w:noWrap/>
            <w:vAlign w:val="center"/>
            <w:hideMark/>
          </w:tcPr>
          <w:p w:rsidR="004219B3" w:rsidRPr="006C3433" w:rsidRDefault="004219B3" w:rsidP="00D146A0">
            <w:r w:rsidRPr="006C3433">
              <w:t>The CIP shall display appropriate message to the customer when there was not enough coins of appropriate denominations.</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 xml:space="preserve">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Validate money</w:t>
            </w:r>
          </w:p>
        </w:tc>
        <w:tc>
          <w:tcPr>
            <w:tcW w:w="2228" w:type="dxa"/>
            <w:shd w:val="clear" w:color="000000" w:fill="FFFFFF"/>
            <w:noWrap/>
            <w:vAlign w:val="center"/>
            <w:hideMark/>
          </w:tcPr>
          <w:p w:rsidR="004219B3" w:rsidRPr="006C3433" w:rsidRDefault="004219B3" w:rsidP="00D146A0">
            <w:r w:rsidRPr="006C3433">
              <w:t>SRS_REQ_208</w:t>
            </w:r>
          </w:p>
        </w:tc>
        <w:tc>
          <w:tcPr>
            <w:tcW w:w="3690" w:type="dxa"/>
            <w:shd w:val="clear" w:color="000000" w:fill="FFFFFF"/>
            <w:noWrap/>
            <w:vAlign w:val="center"/>
            <w:hideMark/>
          </w:tcPr>
          <w:p w:rsidR="004219B3" w:rsidRPr="006C3433" w:rsidRDefault="004219B3" w:rsidP="00D146A0">
            <w:r w:rsidRPr="006C3433">
              <w:t>The VMCS shall validate inserted money.</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accumulated money</w:t>
            </w:r>
          </w:p>
        </w:tc>
        <w:tc>
          <w:tcPr>
            <w:tcW w:w="2228" w:type="dxa"/>
            <w:shd w:val="clear" w:color="000000" w:fill="FFFFFF"/>
            <w:noWrap/>
            <w:vAlign w:val="center"/>
            <w:hideMark/>
          </w:tcPr>
          <w:p w:rsidR="004219B3" w:rsidRPr="006C3433" w:rsidRDefault="004219B3" w:rsidP="00D146A0">
            <w:r w:rsidRPr="006C3433">
              <w:t>SRS_REQ_209</w:t>
            </w:r>
          </w:p>
        </w:tc>
        <w:tc>
          <w:tcPr>
            <w:tcW w:w="3690" w:type="dxa"/>
            <w:shd w:val="clear" w:color="000000" w:fill="FFFFFF"/>
            <w:noWrap/>
            <w:vAlign w:val="center"/>
            <w:hideMark/>
          </w:tcPr>
          <w:p w:rsidR="004219B3" w:rsidRPr="006C3433" w:rsidRDefault="004219B3" w:rsidP="00D146A0">
            <w:r w:rsidRPr="006C3433">
              <w:t>The CIP shall be able to display total accumulated money.</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CIP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Reject invalid money</w:t>
            </w:r>
          </w:p>
        </w:tc>
        <w:tc>
          <w:tcPr>
            <w:tcW w:w="2228" w:type="dxa"/>
            <w:shd w:val="clear" w:color="000000" w:fill="FFFFFF"/>
            <w:noWrap/>
            <w:vAlign w:val="center"/>
            <w:hideMark/>
          </w:tcPr>
          <w:p w:rsidR="004219B3" w:rsidRPr="006C3433" w:rsidRDefault="004219B3" w:rsidP="00D146A0">
            <w:r w:rsidRPr="006C3433">
              <w:t>SRS_REQ_210</w:t>
            </w:r>
          </w:p>
        </w:tc>
        <w:tc>
          <w:tcPr>
            <w:tcW w:w="3690" w:type="dxa"/>
            <w:shd w:val="clear" w:color="000000" w:fill="FFFFFF"/>
            <w:noWrap/>
            <w:vAlign w:val="center"/>
            <w:hideMark/>
          </w:tcPr>
          <w:p w:rsidR="004219B3" w:rsidRPr="006C3433" w:rsidRDefault="004219B3" w:rsidP="00D146A0">
            <w:r w:rsidRPr="006C3433">
              <w:t>The CIP shall be able to reject not valid money.</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CIP </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not valid money</w:t>
            </w:r>
          </w:p>
        </w:tc>
        <w:tc>
          <w:tcPr>
            <w:tcW w:w="2228" w:type="dxa"/>
            <w:shd w:val="clear" w:color="000000" w:fill="FFFFFF"/>
            <w:noWrap/>
            <w:vAlign w:val="center"/>
            <w:hideMark/>
          </w:tcPr>
          <w:p w:rsidR="004219B3" w:rsidRPr="006C3433" w:rsidRDefault="004219B3" w:rsidP="00D146A0">
            <w:r w:rsidRPr="006C3433">
              <w:t>SRS_REQ_211</w:t>
            </w:r>
          </w:p>
        </w:tc>
        <w:tc>
          <w:tcPr>
            <w:tcW w:w="3690" w:type="dxa"/>
            <w:shd w:val="clear" w:color="000000" w:fill="FFFFFF"/>
            <w:noWrap/>
            <w:vAlign w:val="center"/>
            <w:hideMark/>
          </w:tcPr>
          <w:p w:rsidR="004219B3" w:rsidRPr="006C3433" w:rsidRDefault="004219B3" w:rsidP="00D146A0">
            <w:r w:rsidRPr="006C3433">
              <w:t>The CIP shall display appropriate message to the customer in case of rejection of the invalid money.</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CIP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Return money to the customer</w:t>
            </w:r>
          </w:p>
        </w:tc>
        <w:tc>
          <w:tcPr>
            <w:tcW w:w="2228" w:type="dxa"/>
            <w:shd w:val="clear" w:color="000000" w:fill="FFFFFF"/>
            <w:noWrap/>
            <w:vAlign w:val="center"/>
            <w:hideMark/>
          </w:tcPr>
          <w:p w:rsidR="004219B3" w:rsidRPr="006C3433" w:rsidRDefault="004219B3" w:rsidP="00D146A0">
            <w:r w:rsidRPr="006C3433">
              <w:t>SRS_REQ_212</w:t>
            </w:r>
          </w:p>
        </w:tc>
        <w:tc>
          <w:tcPr>
            <w:tcW w:w="3690" w:type="dxa"/>
            <w:shd w:val="clear" w:color="000000" w:fill="FFFFFF"/>
            <w:noWrap/>
            <w:vAlign w:val="center"/>
            <w:hideMark/>
          </w:tcPr>
          <w:p w:rsidR="004219B3" w:rsidRPr="006C3433" w:rsidRDefault="004219B3" w:rsidP="00D146A0">
            <w:r w:rsidRPr="006C3433">
              <w:t>The CIP shall return the money to the customer in case of termination of transaction by customer.</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CIP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Dispense change</w:t>
            </w:r>
          </w:p>
        </w:tc>
        <w:tc>
          <w:tcPr>
            <w:tcW w:w="2228" w:type="dxa"/>
            <w:shd w:val="clear" w:color="000000" w:fill="FFFFFF"/>
            <w:noWrap/>
            <w:vAlign w:val="center"/>
            <w:hideMark/>
          </w:tcPr>
          <w:p w:rsidR="004219B3" w:rsidRPr="006C3433" w:rsidRDefault="004219B3" w:rsidP="00D146A0">
            <w:r w:rsidRPr="006C3433">
              <w:t>SRS_REQ_213</w:t>
            </w:r>
          </w:p>
        </w:tc>
        <w:tc>
          <w:tcPr>
            <w:tcW w:w="3690" w:type="dxa"/>
            <w:shd w:val="clear" w:color="000000" w:fill="FFFFFF"/>
            <w:noWrap/>
            <w:vAlign w:val="center"/>
            <w:hideMark/>
          </w:tcPr>
          <w:p w:rsidR="004219B3" w:rsidRPr="006C3433" w:rsidRDefault="004219B3" w:rsidP="00D146A0">
            <w:r w:rsidRPr="006C3433">
              <w:t>The CIP shall dispense the appropriate change to the customer.</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CIP</w:t>
            </w:r>
          </w:p>
        </w:tc>
      </w:tr>
      <w:tr w:rsidR="004219B3" w:rsidRPr="006C3433" w:rsidTr="00111017">
        <w:trPr>
          <w:trHeight w:val="259"/>
          <w:tblHeader/>
        </w:trPr>
        <w:tc>
          <w:tcPr>
            <w:tcW w:w="1167" w:type="dxa"/>
            <w:vMerge/>
            <w:shd w:val="clear" w:color="000000" w:fill="FFFFFF"/>
            <w:noWrap/>
            <w:vAlign w:val="bottom"/>
            <w:hideMark/>
          </w:tcPr>
          <w:p w:rsidR="004219B3" w:rsidRPr="006C3433" w:rsidRDefault="004219B3" w:rsidP="00D146A0"/>
        </w:tc>
        <w:tc>
          <w:tcPr>
            <w:tcW w:w="1623" w:type="dxa"/>
            <w:shd w:val="clear" w:color="000000" w:fill="FFFFFF"/>
            <w:vAlign w:val="center"/>
            <w:hideMark/>
          </w:tcPr>
          <w:p w:rsidR="004219B3" w:rsidRPr="006C3433" w:rsidRDefault="004219B3" w:rsidP="00D146A0">
            <w:r>
              <w:t xml:space="preserve">Monitor total accumulated </w:t>
            </w:r>
            <w:r w:rsidRPr="006C3433">
              <w:t>money</w:t>
            </w:r>
          </w:p>
        </w:tc>
        <w:tc>
          <w:tcPr>
            <w:tcW w:w="2228" w:type="dxa"/>
            <w:shd w:val="clear" w:color="000000" w:fill="FFFFFF"/>
            <w:vAlign w:val="center"/>
            <w:hideMark/>
          </w:tcPr>
          <w:p w:rsidR="004219B3" w:rsidRPr="006C3433" w:rsidRDefault="004219B3" w:rsidP="00D146A0">
            <w:r w:rsidRPr="006C3433">
              <w:t>SRS_REQ_214</w:t>
            </w:r>
          </w:p>
        </w:tc>
        <w:tc>
          <w:tcPr>
            <w:tcW w:w="3690" w:type="dxa"/>
            <w:shd w:val="clear" w:color="000000" w:fill="FFFFFF"/>
            <w:vAlign w:val="center"/>
            <w:hideMark/>
          </w:tcPr>
          <w:p w:rsidR="004219B3" w:rsidRPr="006C3433" w:rsidRDefault="004219B3" w:rsidP="00D146A0">
            <w:r w:rsidRPr="006C3433">
              <w:t>The VMCS shall monitors accumulated money to the customer during transaction.</w:t>
            </w:r>
          </w:p>
        </w:tc>
        <w:tc>
          <w:tcPr>
            <w:tcW w:w="1280" w:type="dxa"/>
            <w:shd w:val="clear" w:color="000000" w:fill="FFFFFF"/>
            <w:vAlign w:val="center"/>
            <w:hideMark/>
          </w:tcPr>
          <w:p w:rsidR="004219B3" w:rsidRPr="006C3433" w:rsidRDefault="004219B3" w:rsidP="00D146A0">
            <w:r w:rsidRPr="006C3433">
              <w:t>Mandatory</w:t>
            </w:r>
          </w:p>
        </w:tc>
        <w:tc>
          <w:tcPr>
            <w:tcW w:w="2972" w:type="dxa"/>
            <w:gridSpan w:val="2"/>
            <w:shd w:val="clear" w:color="000000" w:fill="FFFFFF"/>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hideMark/>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Evaluate total accumulated  money</w:t>
            </w:r>
          </w:p>
        </w:tc>
        <w:tc>
          <w:tcPr>
            <w:tcW w:w="2228" w:type="dxa"/>
            <w:shd w:val="clear" w:color="000000" w:fill="FFFFFF"/>
            <w:noWrap/>
            <w:vAlign w:val="center"/>
            <w:hideMark/>
          </w:tcPr>
          <w:p w:rsidR="004219B3" w:rsidRPr="006C3433" w:rsidRDefault="004219B3" w:rsidP="00D146A0">
            <w:r w:rsidRPr="006C3433">
              <w:t>SRS_REQ_215</w:t>
            </w:r>
          </w:p>
        </w:tc>
        <w:tc>
          <w:tcPr>
            <w:tcW w:w="3690" w:type="dxa"/>
            <w:shd w:val="clear" w:color="000000" w:fill="FFFFFF"/>
            <w:noWrap/>
            <w:vAlign w:val="center"/>
            <w:hideMark/>
          </w:tcPr>
          <w:p w:rsidR="004219B3" w:rsidRPr="006C3433" w:rsidRDefault="004219B3" w:rsidP="00D146A0">
            <w:r w:rsidRPr="006C3433">
              <w:t>The VMCS shall determines whether enough money has been inputted by the customer or not</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hideMark/>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Disable money slot</w:t>
            </w:r>
          </w:p>
        </w:tc>
        <w:tc>
          <w:tcPr>
            <w:tcW w:w="2228" w:type="dxa"/>
            <w:shd w:val="clear" w:color="000000" w:fill="FFFFFF"/>
            <w:noWrap/>
            <w:vAlign w:val="center"/>
            <w:hideMark/>
          </w:tcPr>
          <w:p w:rsidR="004219B3" w:rsidRPr="006C3433" w:rsidRDefault="004219B3" w:rsidP="00D146A0">
            <w:r w:rsidRPr="006C3433">
              <w:t>SRS_REQ_216</w:t>
            </w:r>
          </w:p>
        </w:tc>
        <w:tc>
          <w:tcPr>
            <w:tcW w:w="3690" w:type="dxa"/>
            <w:shd w:val="clear" w:color="000000" w:fill="FFFFFF"/>
            <w:noWrap/>
            <w:vAlign w:val="center"/>
            <w:hideMark/>
          </w:tcPr>
          <w:p w:rsidR="004219B3" w:rsidRPr="006C3433" w:rsidRDefault="004219B3" w:rsidP="00D146A0">
            <w:r w:rsidRPr="006C3433">
              <w:t>The VMCS shall disable the money slot if TOTAL_ACCUMULATED_MONEY &gt;= SELECTED_PRICE has been inputted</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hideMark/>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Enough money to purchase</w:t>
            </w:r>
          </w:p>
        </w:tc>
        <w:tc>
          <w:tcPr>
            <w:tcW w:w="2228" w:type="dxa"/>
            <w:shd w:val="clear" w:color="000000" w:fill="FFFFFF"/>
            <w:noWrap/>
            <w:vAlign w:val="center"/>
            <w:hideMark/>
          </w:tcPr>
          <w:p w:rsidR="004219B3" w:rsidRPr="006C3433" w:rsidRDefault="004219B3" w:rsidP="00D146A0">
            <w:r w:rsidRPr="006C3433">
              <w:t>SRS_REQ_217</w:t>
            </w:r>
          </w:p>
        </w:tc>
        <w:tc>
          <w:tcPr>
            <w:tcW w:w="3690" w:type="dxa"/>
            <w:shd w:val="clear" w:color="000000" w:fill="FFFFFF"/>
            <w:noWrap/>
            <w:vAlign w:val="center"/>
            <w:hideMark/>
          </w:tcPr>
          <w:p w:rsidR="004219B3" w:rsidRPr="006C3433" w:rsidRDefault="004219B3" w:rsidP="00D146A0">
            <w:r w:rsidRPr="006C3433">
              <w:t>The VMCS shall determine whether inputted money is enough for selected purchase or not. In case of insufficient money VMCS shall not respond to the customer request and should wait for further from customer</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5"/>
          <w:tblHeader/>
        </w:trPr>
        <w:tc>
          <w:tcPr>
            <w:tcW w:w="1167" w:type="dxa"/>
            <w:vMerge/>
            <w:shd w:val="clear" w:color="000000" w:fill="FFFFFF"/>
            <w:noWrap/>
            <w:vAlign w:val="bottom"/>
            <w:hideMark/>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Determine amount of change</w:t>
            </w:r>
          </w:p>
        </w:tc>
        <w:tc>
          <w:tcPr>
            <w:tcW w:w="2228" w:type="dxa"/>
            <w:shd w:val="clear" w:color="000000" w:fill="FFFFFF"/>
            <w:noWrap/>
            <w:vAlign w:val="center"/>
            <w:hideMark/>
          </w:tcPr>
          <w:p w:rsidR="004219B3" w:rsidRPr="006C3433" w:rsidRDefault="004219B3" w:rsidP="00D146A0">
            <w:r w:rsidRPr="006C3433">
              <w:t>SRS_REQ_218</w:t>
            </w:r>
          </w:p>
        </w:tc>
        <w:tc>
          <w:tcPr>
            <w:tcW w:w="3690" w:type="dxa"/>
            <w:shd w:val="clear" w:color="000000" w:fill="FFFFFF"/>
            <w:noWrap/>
            <w:vAlign w:val="center"/>
            <w:hideMark/>
          </w:tcPr>
          <w:p w:rsidR="004219B3" w:rsidRPr="006C3433" w:rsidRDefault="004219B3" w:rsidP="00D146A0">
            <w:r w:rsidRPr="006C3433">
              <w:t>The VMCS shall determine if any change should be sent to the customer.</w:t>
            </w:r>
          </w:p>
        </w:tc>
        <w:tc>
          <w:tcPr>
            <w:tcW w:w="1280" w:type="dxa"/>
            <w:shd w:val="clear" w:color="000000" w:fill="FFFFFF"/>
            <w:noWrap/>
            <w:vAlign w:val="center"/>
            <w:hideMark/>
          </w:tcPr>
          <w:p w:rsidR="004219B3" w:rsidRPr="006C3433" w:rsidRDefault="004219B3" w:rsidP="00D146A0">
            <w:r w:rsidRPr="006C3433">
              <w:t>Mandatory</w:t>
            </w:r>
          </w:p>
        </w:tc>
        <w:tc>
          <w:tcPr>
            <w:tcW w:w="2972" w:type="dxa"/>
            <w:gridSpan w:val="2"/>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shd w:val="clear" w:color="000000" w:fill="FFFFFF"/>
            <w:noWrap/>
            <w:vAlign w:val="bottom"/>
            <w:hideMark/>
          </w:tcPr>
          <w:p w:rsidR="00D146A0" w:rsidRPr="006C3433" w:rsidRDefault="00D146A0" w:rsidP="00D146A0">
            <w:r w:rsidRPr="006C3433">
              <w:t>Interview with customer</w:t>
            </w:r>
          </w:p>
        </w:tc>
        <w:tc>
          <w:tcPr>
            <w:tcW w:w="1623" w:type="dxa"/>
            <w:shd w:val="clear" w:color="000000" w:fill="FFFFFF"/>
            <w:noWrap/>
            <w:vAlign w:val="center"/>
            <w:hideMark/>
          </w:tcPr>
          <w:p w:rsidR="00D146A0" w:rsidRPr="006C3433" w:rsidRDefault="00D146A0" w:rsidP="00D146A0">
            <w:r w:rsidRPr="006C3433">
              <w:t>Store successful record</w:t>
            </w:r>
          </w:p>
        </w:tc>
        <w:tc>
          <w:tcPr>
            <w:tcW w:w="2228" w:type="dxa"/>
            <w:shd w:val="clear" w:color="000000" w:fill="FFFFFF"/>
            <w:noWrap/>
            <w:vAlign w:val="center"/>
            <w:hideMark/>
          </w:tcPr>
          <w:p w:rsidR="00D146A0" w:rsidRPr="006C3433" w:rsidRDefault="00D146A0" w:rsidP="00D146A0">
            <w:r w:rsidRPr="006C3433">
              <w:t>SRS_REQ_219</w:t>
            </w:r>
          </w:p>
        </w:tc>
        <w:tc>
          <w:tcPr>
            <w:tcW w:w="3690" w:type="dxa"/>
            <w:shd w:val="clear" w:color="000000" w:fill="FFFFFF"/>
            <w:noWrap/>
            <w:vAlign w:val="center"/>
            <w:hideMark/>
          </w:tcPr>
          <w:p w:rsidR="00D146A0" w:rsidRPr="006C3433" w:rsidRDefault="00D146A0" w:rsidP="00D146A0">
            <w:r w:rsidRPr="006C3433">
              <w:t>The VMCS shall keep the record of successful transactions until end of simulation.</w:t>
            </w:r>
          </w:p>
        </w:tc>
        <w:tc>
          <w:tcPr>
            <w:tcW w:w="1280" w:type="dxa"/>
            <w:shd w:val="clear" w:color="000000" w:fill="FFFFFF"/>
            <w:noWrap/>
            <w:vAlign w:val="center"/>
            <w:hideMark/>
          </w:tcPr>
          <w:p w:rsidR="00D146A0" w:rsidRPr="006C3433" w:rsidRDefault="00D146A0" w:rsidP="00D146A0">
            <w:r w:rsidRPr="006C3433">
              <w:t>Mandatory</w:t>
            </w:r>
          </w:p>
        </w:tc>
        <w:tc>
          <w:tcPr>
            <w:tcW w:w="2972" w:type="dxa"/>
            <w:gridSpan w:val="2"/>
            <w:shd w:val="clear" w:color="000000" w:fill="FFFFFF"/>
            <w:noWrap/>
            <w:vAlign w:val="center"/>
            <w:hideMark/>
          </w:tcPr>
          <w:p w:rsidR="00D146A0" w:rsidRPr="006C3433" w:rsidRDefault="00D146A0" w:rsidP="00D146A0">
            <w:r w:rsidRPr="006C3433">
              <w:t>-</w:t>
            </w:r>
          </w:p>
        </w:tc>
      </w:tr>
      <w:tr w:rsidR="00D146A0" w:rsidRPr="006C3433" w:rsidTr="00111017">
        <w:trPr>
          <w:trHeight w:val="259"/>
          <w:tblHeader/>
        </w:trPr>
        <w:tc>
          <w:tcPr>
            <w:tcW w:w="12960" w:type="dxa"/>
            <w:gridSpan w:val="7"/>
            <w:shd w:val="clear" w:color="000000" w:fill="FFFFFF"/>
            <w:noWrap/>
            <w:vAlign w:val="center"/>
            <w:hideMark/>
          </w:tcPr>
          <w:p w:rsidR="00D146A0" w:rsidRPr="006C3433" w:rsidRDefault="00D146A0" w:rsidP="00D146A0">
            <w:pPr>
              <w:jc w:val="center"/>
              <w:rPr>
                <w:b/>
                <w:bCs/>
              </w:rPr>
            </w:pPr>
            <w:r w:rsidRPr="006C3433">
              <w:rPr>
                <w:b/>
                <w:bCs/>
              </w:rPr>
              <w:t>Login Use Case</w:t>
            </w:r>
          </w:p>
        </w:tc>
      </w:tr>
      <w:tr w:rsidR="004219B3" w:rsidRPr="006C3433" w:rsidTr="00111017">
        <w:trPr>
          <w:trHeight w:val="259"/>
          <w:tblHeader/>
        </w:trPr>
        <w:tc>
          <w:tcPr>
            <w:tcW w:w="1167" w:type="dxa"/>
            <w:vMerge w:val="restart"/>
            <w:shd w:val="clear" w:color="000000" w:fill="FFFFFF"/>
            <w:noWrap/>
            <w:textDirection w:val="btLr"/>
            <w:vAlign w:val="center"/>
          </w:tcPr>
          <w:p w:rsidR="004219B3" w:rsidRPr="006C3433" w:rsidRDefault="004219B3" w:rsidP="004219B3">
            <w:pPr>
              <w:ind w:left="113" w:right="113"/>
              <w:jc w:val="center"/>
            </w:pPr>
            <w:r w:rsidRPr="006C3433">
              <w:t>URSPVMCS V 1.0</w:t>
            </w:r>
          </w:p>
        </w:tc>
        <w:tc>
          <w:tcPr>
            <w:tcW w:w="1623" w:type="dxa"/>
            <w:shd w:val="clear" w:color="000000" w:fill="FFFFFF"/>
            <w:noWrap/>
            <w:vAlign w:val="center"/>
            <w:hideMark/>
          </w:tcPr>
          <w:p w:rsidR="004219B3" w:rsidRPr="006C3433" w:rsidRDefault="004219B3" w:rsidP="00D146A0">
            <w:r w:rsidRPr="006C3433">
              <w:t>Login to VMCS</w:t>
            </w:r>
          </w:p>
        </w:tc>
        <w:tc>
          <w:tcPr>
            <w:tcW w:w="2228" w:type="dxa"/>
            <w:shd w:val="clear" w:color="000000" w:fill="FFFFFF"/>
            <w:noWrap/>
            <w:vAlign w:val="center"/>
            <w:hideMark/>
          </w:tcPr>
          <w:p w:rsidR="004219B3" w:rsidRPr="006C3433" w:rsidRDefault="004219B3" w:rsidP="00D146A0">
            <w:r w:rsidRPr="006C3433">
              <w:t>SRS_REQ_301</w:t>
            </w:r>
          </w:p>
        </w:tc>
        <w:tc>
          <w:tcPr>
            <w:tcW w:w="4970" w:type="dxa"/>
            <w:gridSpan w:val="2"/>
            <w:shd w:val="clear" w:color="000000" w:fill="FFFFFF"/>
            <w:noWrap/>
            <w:vAlign w:val="center"/>
            <w:hideMark/>
          </w:tcPr>
          <w:p w:rsidR="004219B3" w:rsidRPr="006C3433" w:rsidRDefault="004219B3" w:rsidP="00D146A0">
            <w:r w:rsidRPr="006C3433">
              <w:t>The Maintainers shall identify their self to the VMCS using an authorized password.</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Authentication</w:t>
            </w:r>
          </w:p>
        </w:tc>
        <w:tc>
          <w:tcPr>
            <w:tcW w:w="2228" w:type="dxa"/>
            <w:shd w:val="clear" w:color="000000" w:fill="FFFFFF"/>
            <w:noWrap/>
            <w:vAlign w:val="center"/>
            <w:hideMark/>
          </w:tcPr>
          <w:p w:rsidR="004219B3" w:rsidRPr="006C3433" w:rsidRDefault="004219B3" w:rsidP="00D146A0">
            <w:r w:rsidRPr="006C3433">
              <w:t>SRS_REQ_302</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enter the correct password in order to start maintenance.</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Receive password</w:t>
            </w:r>
          </w:p>
        </w:tc>
        <w:tc>
          <w:tcPr>
            <w:tcW w:w="2228" w:type="dxa"/>
            <w:shd w:val="clear" w:color="000000" w:fill="FFFFFF"/>
            <w:noWrap/>
            <w:vAlign w:val="center"/>
            <w:hideMark/>
          </w:tcPr>
          <w:p w:rsidR="004219B3" w:rsidRPr="006C3433" w:rsidRDefault="004219B3" w:rsidP="00D146A0">
            <w:r w:rsidRPr="006C3433">
              <w:t>SRS_REQ_303</w:t>
            </w:r>
          </w:p>
        </w:tc>
        <w:tc>
          <w:tcPr>
            <w:tcW w:w="4970" w:type="dxa"/>
            <w:gridSpan w:val="2"/>
            <w:shd w:val="clear" w:color="000000" w:fill="FFFFFF"/>
            <w:noWrap/>
            <w:vAlign w:val="center"/>
            <w:hideMark/>
          </w:tcPr>
          <w:p w:rsidR="004219B3" w:rsidRPr="006C3433" w:rsidRDefault="004219B3" w:rsidP="00D146A0">
            <w:r w:rsidRPr="006C3433">
              <w:t>The MIP shall receive the password from the maintainer.</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Authenticate maintainer</w:t>
            </w:r>
          </w:p>
        </w:tc>
        <w:tc>
          <w:tcPr>
            <w:tcW w:w="2228" w:type="dxa"/>
            <w:shd w:val="clear" w:color="000000" w:fill="FFFFFF"/>
            <w:noWrap/>
            <w:vAlign w:val="center"/>
            <w:hideMark/>
          </w:tcPr>
          <w:p w:rsidR="004219B3" w:rsidRPr="006C3433" w:rsidRDefault="004219B3" w:rsidP="00D146A0">
            <w:r w:rsidRPr="006C3433">
              <w:t>SRS_REQ_304</w:t>
            </w:r>
          </w:p>
        </w:tc>
        <w:tc>
          <w:tcPr>
            <w:tcW w:w="4970" w:type="dxa"/>
            <w:gridSpan w:val="2"/>
            <w:shd w:val="clear" w:color="000000" w:fill="FFFFFF"/>
            <w:noWrap/>
            <w:vAlign w:val="center"/>
            <w:hideMark/>
          </w:tcPr>
          <w:p w:rsidR="004219B3" w:rsidRPr="006C3433" w:rsidRDefault="004219B3" w:rsidP="00D146A0">
            <w:r w:rsidRPr="006C3433">
              <w:t>The VMCS shall validate maintainer.</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Unlock door</w:t>
            </w:r>
          </w:p>
        </w:tc>
        <w:tc>
          <w:tcPr>
            <w:tcW w:w="2228" w:type="dxa"/>
            <w:shd w:val="clear" w:color="000000" w:fill="FFFFFF"/>
            <w:noWrap/>
            <w:vAlign w:val="center"/>
            <w:hideMark/>
          </w:tcPr>
          <w:p w:rsidR="004219B3" w:rsidRPr="006C3433" w:rsidRDefault="004219B3" w:rsidP="00D146A0">
            <w:r w:rsidRPr="006C3433">
              <w:t>SRS_REQ_305</w:t>
            </w:r>
          </w:p>
        </w:tc>
        <w:tc>
          <w:tcPr>
            <w:tcW w:w="4970" w:type="dxa"/>
            <w:gridSpan w:val="2"/>
            <w:shd w:val="clear" w:color="000000" w:fill="FFFFFF"/>
            <w:noWrap/>
            <w:vAlign w:val="center"/>
            <w:hideMark/>
          </w:tcPr>
          <w:p w:rsidR="004219B3" w:rsidRPr="006C3433" w:rsidRDefault="004219B3" w:rsidP="00D146A0">
            <w:r w:rsidRPr="006C3433">
              <w:t>The VMCS shall unlock the door once the correct password is received.</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MISP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Lock CIP</w:t>
            </w:r>
          </w:p>
        </w:tc>
        <w:tc>
          <w:tcPr>
            <w:tcW w:w="2228" w:type="dxa"/>
            <w:shd w:val="clear" w:color="000000" w:fill="FFFFFF"/>
            <w:noWrap/>
            <w:vAlign w:val="center"/>
            <w:hideMark/>
          </w:tcPr>
          <w:p w:rsidR="004219B3" w:rsidRPr="006C3433" w:rsidRDefault="004219B3" w:rsidP="00D146A0">
            <w:r w:rsidRPr="006C3433">
              <w:t>SRS_REQ_306</w:t>
            </w:r>
          </w:p>
        </w:tc>
        <w:tc>
          <w:tcPr>
            <w:tcW w:w="4970" w:type="dxa"/>
            <w:gridSpan w:val="2"/>
            <w:shd w:val="clear" w:color="000000" w:fill="FFFFFF"/>
            <w:noWrap/>
            <w:vAlign w:val="center"/>
            <w:hideMark/>
          </w:tcPr>
          <w:p w:rsidR="004219B3" w:rsidRPr="006C3433" w:rsidRDefault="004219B3" w:rsidP="00D146A0">
            <w:r w:rsidRPr="006C3433">
              <w:t>The VMCS shall not begin any customer transactions whilst the maintainer is operating upon it.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Rollback customer request</w:t>
            </w:r>
          </w:p>
        </w:tc>
        <w:tc>
          <w:tcPr>
            <w:tcW w:w="2228" w:type="dxa"/>
            <w:shd w:val="clear" w:color="000000" w:fill="FFFFFF"/>
            <w:noWrap/>
            <w:vAlign w:val="center"/>
            <w:hideMark/>
          </w:tcPr>
          <w:p w:rsidR="004219B3" w:rsidRPr="006C3433" w:rsidRDefault="004219B3" w:rsidP="00D146A0">
            <w:r w:rsidRPr="006C3433">
              <w:t>SRS_REQ_307</w:t>
            </w:r>
          </w:p>
        </w:tc>
        <w:tc>
          <w:tcPr>
            <w:tcW w:w="4970" w:type="dxa"/>
            <w:gridSpan w:val="2"/>
            <w:shd w:val="clear" w:color="000000" w:fill="FFFFFF"/>
            <w:noWrap/>
            <w:vAlign w:val="center"/>
            <w:hideMark/>
          </w:tcPr>
          <w:p w:rsidR="004219B3" w:rsidRPr="006C3433" w:rsidRDefault="004219B3" w:rsidP="00D146A0">
            <w:r w:rsidRPr="006C3433">
              <w:t xml:space="preserve">The VMCS shall terminate and refund all the money to the customer provided that during transaction the maintainer attempts to log in to the </w:t>
            </w:r>
            <w:r w:rsidR="00F87F6B">
              <w:t>MIP</w:t>
            </w:r>
            <w:r w:rsidRPr="006C3433">
              <w: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D146A0" w:rsidRPr="006C3433" w:rsidTr="00111017">
        <w:trPr>
          <w:trHeight w:val="259"/>
          <w:tblHeader/>
        </w:trPr>
        <w:tc>
          <w:tcPr>
            <w:tcW w:w="12960" w:type="dxa"/>
            <w:gridSpan w:val="7"/>
            <w:shd w:val="clear" w:color="000000" w:fill="FFFFFF"/>
            <w:noWrap/>
            <w:vAlign w:val="center"/>
            <w:hideMark/>
          </w:tcPr>
          <w:p w:rsidR="00D146A0" w:rsidRPr="006C3433" w:rsidRDefault="00D146A0" w:rsidP="00D146A0">
            <w:pPr>
              <w:jc w:val="center"/>
              <w:rPr>
                <w:b/>
                <w:bCs/>
              </w:rPr>
            </w:pPr>
            <w:r w:rsidRPr="006C3433">
              <w:rPr>
                <w:b/>
                <w:bCs/>
              </w:rPr>
              <w:t>Maintain Vending Machine Use Case</w:t>
            </w:r>
          </w:p>
        </w:tc>
      </w:tr>
      <w:tr w:rsidR="004219B3" w:rsidRPr="006C3433" w:rsidTr="00111017">
        <w:trPr>
          <w:trHeight w:val="259"/>
          <w:tblHeader/>
        </w:trPr>
        <w:tc>
          <w:tcPr>
            <w:tcW w:w="1167" w:type="dxa"/>
            <w:vMerge w:val="restart"/>
            <w:shd w:val="clear" w:color="000000" w:fill="FFFFFF"/>
            <w:noWrap/>
            <w:textDirection w:val="btLr"/>
            <w:vAlign w:val="center"/>
          </w:tcPr>
          <w:p w:rsidR="004219B3" w:rsidRPr="006C3433" w:rsidRDefault="004219B3" w:rsidP="004219B3">
            <w:pPr>
              <w:ind w:left="113" w:right="113"/>
              <w:jc w:val="center"/>
            </w:pPr>
            <w:r w:rsidRPr="006C3433">
              <w:t>URSPVMCS V 1.0</w:t>
            </w:r>
          </w:p>
        </w:tc>
        <w:tc>
          <w:tcPr>
            <w:tcW w:w="1623" w:type="dxa"/>
            <w:shd w:val="clear" w:color="000000" w:fill="FFFFFF"/>
            <w:noWrap/>
            <w:vAlign w:val="center"/>
            <w:hideMark/>
          </w:tcPr>
          <w:p w:rsidR="004219B3" w:rsidRPr="006C3433" w:rsidRDefault="004219B3" w:rsidP="00D146A0">
            <w:r w:rsidRPr="006C3433">
              <w:t>Selected brand query</w:t>
            </w:r>
          </w:p>
        </w:tc>
        <w:tc>
          <w:tcPr>
            <w:tcW w:w="2228" w:type="dxa"/>
            <w:shd w:val="clear" w:color="000000" w:fill="FFFFFF"/>
            <w:noWrap/>
            <w:vAlign w:val="center"/>
            <w:hideMark/>
          </w:tcPr>
          <w:p w:rsidR="004219B3" w:rsidRPr="006C3433" w:rsidRDefault="004219B3" w:rsidP="00D146A0">
            <w:r w:rsidRPr="006C3433">
              <w:t>SRS_REQ_401</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see the numbers of drink cans held for any particular brands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MISP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Selected denomination query.</w:t>
            </w:r>
          </w:p>
        </w:tc>
        <w:tc>
          <w:tcPr>
            <w:tcW w:w="2228" w:type="dxa"/>
            <w:shd w:val="clear" w:color="000000" w:fill="FFFFFF"/>
            <w:noWrap/>
            <w:vAlign w:val="center"/>
            <w:hideMark/>
          </w:tcPr>
          <w:p w:rsidR="004219B3" w:rsidRPr="006C3433" w:rsidRDefault="004219B3" w:rsidP="00D146A0">
            <w:r w:rsidRPr="006C3433">
              <w:t>SRS_REQ_402</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see amount of money held in each denomination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Money query</w:t>
            </w:r>
          </w:p>
        </w:tc>
        <w:tc>
          <w:tcPr>
            <w:tcW w:w="2228" w:type="dxa"/>
            <w:shd w:val="clear" w:color="000000" w:fill="FFFFFF"/>
            <w:noWrap/>
            <w:vAlign w:val="center"/>
            <w:hideMark/>
          </w:tcPr>
          <w:p w:rsidR="004219B3" w:rsidRPr="006C3433" w:rsidRDefault="004219B3" w:rsidP="00D146A0">
            <w:r w:rsidRPr="006C3433">
              <w:t>SRS_REQ_403</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see total money held by VMCS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Collect all cash</w:t>
            </w:r>
          </w:p>
        </w:tc>
        <w:tc>
          <w:tcPr>
            <w:tcW w:w="2228" w:type="dxa"/>
            <w:shd w:val="clear" w:color="000000" w:fill="FFFFFF"/>
            <w:noWrap/>
            <w:vAlign w:val="center"/>
            <w:hideMark/>
          </w:tcPr>
          <w:p w:rsidR="004219B3" w:rsidRPr="006C3433" w:rsidRDefault="004219B3" w:rsidP="00D146A0">
            <w:r w:rsidRPr="006C3433">
              <w:t>SRS_REQ_404</w:t>
            </w:r>
          </w:p>
        </w:tc>
        <w:tc>
          <w:tcPr>
            <w:tcW w:w="4970" w:type="dxa"/>
            <w:gridSpan w:val="2"/>
            <w:shd w:val="clear" w:color="000000" w:fill="FFFFFF"/>
            <w:noWrap/>
            <w:vAlign w:val="center"/>
            <w:hideMark/>
          </w:tcPr>
          <w:p w:rsidR="004219B3" w:rsidRPr="006C3433" w:rsidRDefault="001E3225" w:rsidP="00D146A0">
            <w:r>
              <w:t>The m</w:t>
            </w:r>
            <w:r w:rsidR="004219B3" w:rsidRPr="006C3433">
              <w:t xml:space="preserve">aintainer shall be able to transfer all cash held within the </w:t>
            </w:r>
            <w:r w:rsidR="009D06A4">
              <w:t>VM</w:t>
            </w:r>
            <w:r w:rsidR="004219B3" w:rsidRPr="006C3433">
              <w:t xml:space="preserve">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Terminate the transaction</w:t>
            </w:r>
          </w:p>
        </w:tc>
        <w:tc>
          <w:tcPr>
            <w:tcW w:w="2228" w:type="dxa"/>
            <w:shd w:val="clear" w:color="000000" w:fill="FFFFFF"/>
            <w:noWrap/>
            <w:vAlign w:val="center"/>
            <w:hideMark/>
          </w:tcPr>
          <w:p w:rsidR="004219B3" w:rsidRPr="006C3433" w:rsidRDefault="004219B3" w:rsidP="00D146A0">
            <w:r w:rsidRPr="006C3433">
              <w:t>SRS_REQ_405</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terminate the transaction by locking the door.</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Change cans number</w:t>
            </w:r>
          </w:p>
        </w:tc>
        <w:tc>
          <w:tcPr>
            <w:tcW w:w="2228" w:type="dxa"/>
            <w:shd w:val="clear" w:color="000000" w:fill="FFFFFF"/>
            <w:noWrap/>
            <w:vAlign w:val="center"/>
            <w:hideMark/>
          </w:tcPr>
          <w:p w:rsidR="004219B3" w:rsidRPr="006C3433" w:rsidRDefault="004219B3" w:rsidP="00D146A0">
            <w:r w:rsidRPr="006C3433">
              <w:t>SRS_REQ_406</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change the number of the cans that held by the machine provided that the door has been already unlocked by the lock/unlock mechanism.</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Change denomination</w:t>
            </w:r>
          </w:p>
        </w:tc>
        <w:tc>
          <w:tcPr>
            <w:tcW w:w="2228" w:type="dxa"/>
            <w:shd w:val="clear" w:color="000000" w:fill="FFFFFF"/>
            <w:noWrap/>
            <w:vAlign w:val="center"/>
            <w:hideMark/>
          </w:tcPr>
          <w:p w:rsidR="004219B3" w:rsidRPr="006C3433" w:rsidRDefault="004219B3" w:rsidP="00D146A0">
            <w:r w:rsidRPr="006C3433">
              <w:t>SRS_REQ_407</w:t>
            </w:r>
          </w:p>
        </w:tc>
        <w:tc>
          <w:tcPr>
            <w:tcW w:w="4970" w:type="dxa"/>
            <w:gridSpan w:val="2"/>
            <w:shd w:val="clear" w:color="000000" w:fill="FFFFFF"/>
            <w:noWrap/>
            <w:vAlign w:val="center"/>
            <w:hideMark/>
          </w:tcPr>
          <w:p w:rsidR="004219B3" w:rsidRPr="006C3433" w:rsidRDefault="001E3225" w:rsidP="00D146A0">
            <w:r>
              <w:t>The m</w:t>
            </w:r>
            <w:r w:rsidR="004219B3" w:rsidRPr="006C3433">
              <w:t>aintainer shall be able to change the amount of the money that held by the machine provided that the door has been already unlocked by the lock/unlock mechanism.</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total money held per denomination</w:t>
            </w:r>
          </w:p>
        </w:tc>
        <w:tc>
          <w:tcPr>
            <w:tcW w:w="2228" w:type="dxa"/>
            <w:shd w:val="clear" w:color="000000" w:fill="FFFFFF"/>
            <w:noWrap/>
            <w:vAlign w:val="center"/>
            <w:hideMark/>
          </w:tcPr>
          <w:p w:rsidR="004219B3" w:rsidRPr="006C3433" w:rsidRDefault="004219B3" w:rsidP="00D146A0">
            <w:r w:rsidRPr="006C3433">
              <w:t>SRS_REQ_408</w:t>
            </w:r>
          </w:p>
        </w:tc>
        <w:tc>
          <w:tcPr>
            <w:tcW w:w="4970" w:type="dxa"/>
            <w:gridSpan w:val="2"/>
            <w:shd w:val="clear" w:color="000000" w:fill="FFFFFF"/>
            <w:noWrap/>
            <w:vAlign w:val="center"/>
            <w:hideMark/>
          </w:tcPr>
          <w:p w:rsidR="004219B3" w:rsidRPr="006C3433" w:rsidRDefault="004219B3" w:rsidP="00D146A0">
            <w:r w:rsidRPr="006C3433">
              <w:t>The MIP shall display total money held in selected denomination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Update price</w:t>
            </w:r>
          </w:p>
        </w:tc>
        <w:tc>
          <w:tcPr>
            <w:tcW w:w="2228" w:type="dxa"/>
            <w:shd w:val="clear" w:color="000000" w:fill="FFFFFF"/>
            <w:noWrap/>
            <w:vAlign w:val="center"/>
            <w:hideMark/>
          </w:tcPr>
          <w:p w:rsidR="004219B3" w:rsidRPr="006C3433" w:rsidRDefault="004219B3" w:rsidP="00D146A0">
            <w:r w:rsidRPr="006C3433">
              <w:t>SRS_REQ_409</w:t>
            </w:r>
          </w:p>
        </w:tc>
        <w:tc>
          <w:tcPr>
            <w:tcW w:w="4970" w:type="dxa"/>
            <w:gridSpan w:val="2"/>
            <w:shd w:val="clear" w:color="000000" w:fill="FFFFFF"/>
            <w:noWrap/>
            <w:vAlign w:val="center"/>
            <w:hideMark/>
          </w:tcPr>
          <w:p w:rsidR="004219B3" w:rsidRPr="006C3433" w:rsidRDefault="004219B3" w:rsidP="00D146A0">
            <w:r w:rsidRPr="006C3433">
              <w:t>The MIP shall update price for selected brand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 xml:space="preserve">Display total money held in </w:t>
            </w:r>
            <w:r w:rsidR="009D06A4">
              <w:t>VM</w:t>
            </w:r>
          </w:p>
        </w:tc>
        <w:tc>
          <w:tcPr>
            <w:tcW w:w="2228" w:type="dxa"/>
            <w:shd w:val="clear" w:color="000000" w:fill="FFFFFF"/>
            <w:noWrap/>
            <w:vAlign w:val="center"/>
            <w:hideMark/>
          </w:tcPr>
          <w:p w:rsidR="004219B3" w:rsidRPr="006C3433" w:rsidRDefault="004219B3" w:rsidP="00D146A0">
            <w:r w:rsidRPr="006C3433">
              <w:t>SRS_REQ_410</w:t>
            </w:r>
          </w:p>
        </w:tc>
        <w:tc>
          <w:tcPr>
            <w:tcW w:w="4970" w:type="dxa"/>
            <w:gridSpan w:val="2"/>
            <w:shd w:val="clear" w:color="000000" w:fill="FFFFFF"/>
            <w:noWrap/>
            <w:vAlign w:val="center"/>
            <w:hideMark/>
          </w:tcPr>
          <w:p w:rsidR="004219B3" w:rsidRPr="006C3433" w:rsidRDefault="004219B3" w:rsidP="00D146A0">
            <w:r w:rsidRPr="006C3433">
              <w:t xml:space="preserve">The MIP shall display total money held in </w:t>
            </w:r>
            <w:r w:rsidR="009D06A4">
              <w:t>VM</w:t>
            </w:r>
            <w:r w:rsidRPr="006C3433">
              <w:t xml:space="preserve">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Dispense money</w:t>
            </w:r>
          </w:p>
        </w:tc>
        <w:tc>
          <w:tcPr>
            <w:tcW w:w="2228" w:type="dxa"/>
            <w:shd w:val="clear" w:color="000000" w:fill="FFFFFF"/>
            <w:noWrap/>
            <w:vAlign w:val="center"/>
            <w:hideMark/>
          </w:tcPr>
          <w:p w:rsidR="004219B3" w:rsidRPr="006C3433" w:rsidRDefault="004219B3" w:rsidP="00D146A0">
            <w:r w:rsidRPr="006C3433">
              <w:t>SRS_REQ_411</w:t>
            </w:r>
          </w:p>
        </w:tc>
        <w:tc>
          <w:tcPr>
            <w:tcW w:w="4970" w:type="dxa"/>
            <w:gridSpan w:val="2"/>
            <w:shd w:val="clear" w:color="000000" w:fill="FFFFFF"/>
            <w:noWrap/>
            <w:vAlign w:val="center"/>
            <w:hideMark/>
          </w:tcPr>
          <w:p w:rsidR="004219B3" w:rsidRPr="006C3433" w:rsidRDefault="004219B3" w:rsidP="00D146A0">
            <w:r w:rsidRPr="006C3433">
              <w:t>The MIP shall dispense all the money to the maintainer on request.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Display number of drinks</w:t>
            </w:r>
          </w:p>
        </w:tc>
        <w:tc>
          <w:tcPr>
            <w:tcW w:w="2228" w:type="dxa"/>
            <w:shd w:val="clear" w:color="000000" w:fill="FFFFFF"/>
            <w:noWrap/>
            <w:vAlign w:val="center"/>
            <w:hideMark/>
          </w:tcPr>
          <w:p w:rsidR="004219B3" w:rsidRPr="006C3433" w:rsidRDefault="004219B3" w:rsidP="00D146A0">
            <w:r w:rsidRPr="006C3433">
              <w:t>SRS_REQ_412</w:t>
            </w:r>
          </w:p>
        </w:tc>
        <w:tc>
          <w:tcPr>
            <w:tcW w:w="4970" w:type="dxa"/>
            <w:gridSpan w:val="2"/>
            <w:shd w:val="clear" w:color="000000" w:fill="FFFFFF"/>
            <w:noWrap/>
            <w:vAlign w:val="center"/>
            <w:hideMark/>
          </w:tcPr>
          <w:p w:rsidR="004219B3" w:rsidRPr="006C3433" w:rsidRDefault="004219B3" w:rsidP="00D146A0">
            <w:r w:rsidRPr="006C3433">
              <w:t>Machinery MISP provides a facility to display numbers of drink for each brand.</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MISP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Lock the door</w:t>
            </w:r>
          </w:p>
        </w:tc>
        <w:tc>
          <w:tcPr>
            <w:tcW w:w="2228" w:type="dxa"/>
            <w:shd w:val="clear" w:color="000000" w:fill="FFFFFF"/>
            <w:noWrap/>
            <w:vAlign w:val="center"/>
            <w:hideMark/>
          </w:tcPr>
          <w:p w:rsidR="004219B3" w:rsidRPr="006C3433" w:rsidRDefault="004219B3" w:rsidP="00D146A0">
            <w:r w:rsidRPr="006C3433">
              <w:t>SRS_REQ_413</w:t>
            </w:r>
          </w:p>
        </w:tc>
        <w:tc>
          <w:tcPr>
            <w:tcW w:w="4970" w:type="dxa"/>
            <w:gridSpan w:val="2"/>
            <w:shd w:val="clear" w:color="000000" w:fill="FFFFFF"/>
            <w:noWrap/>
            <w:vAlign w:val="center"/>
            <w:hideMark/>
          </w:tcPr>
          <w:p w:rsidR="004219B3" w:rsidRPr="006C3433" w:rsidRDefault="004219B3" w:rsidP="00D146A0">
            <w:r w:rsidRPr="006C3433">
              <w:t xml:space="preserve">There shall be a facility to lock the door of </w:t>
            </w:r>
            <w:r w:rsidR="009D06A4">
              <w:t>VM</w:t>
            </w:r>
            <w:r w:rsidRPr="006C3433">
              <w:t>.</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MISP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Monitor drink storage</w:t>
            </w:r>
          </w:p>
        </w:tc>
        <w:tc>
          <w:tcPr>
            <w:tcW w:w="2228" w:type="dxa"/>
            <w:shd w:val="clear" w:color="000000" w:fill="FFFFFF"/>
            <w:noWrap/>
            <w:vAlign w:val="center"/>
            <w:hideMark/>
          </w:tcPr>
          <w:p w:rsidR="004219B3" w:rsidRPr="006C3433" w:rsidRDefault="004219B3" w:rsidP="00D146A0">
            <w:r w:rsidRPr="006C3433">
              <w:t>SRS_REQ_414</w:t>
            </w:r>
          </w:p>
        </w:tc>
        <w:tc>
          <w:tcPr>
            <w:tcW w:w="4970" w:type="dxa"/>
            <w:gridSpan w:val="2"/>
            <w:shd w:val="clear" w:color="000000" w:fill="FFFFFF"/>
            <w:noWrap/>
            <w:vAlign w:val="center"/>
            <w:hideMark/>
          </w:tcPr>
          <w:p w:rsidR="004219B3" w:rsidRPr="006C3433" w:rsidRDefault="004219B3" w:rsidP="00D146A0">
            <w:r w:rsidRPr="006C3433">
              <w:t>Machinery Simulator Panel shall monitor number of drinks from each brands</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Discard terminated transaction </w:t>
            </w:r>
          </w:p>
        </w:tc>
        <w:tc>
          <w:tcPr>
            <w:tcW w:w="2228" w:type="dxa"/>
            <w:shd w:val="clear" w:color="000000" w:fill="FFFFFF"/>
            <w:noWrap/>
            <w:vAlign w:val="center"/>
            <w:hideMark/>
          </w:tcPr>
          <w:p w:rsidR="004219B3" w:rsidRPr="006C3433" w:rsidRDefault="004219B3" w:rsidP="00D146A0">
            <w:r w:rsidRPr="006C3433">
              <w:t>SRS_REQ_415</w:t>
            </w:r>
          </w:p>
        </w:tc>
        <w:tc>
          <w:tcPr>
            <w:tcW w:w="4970" w:type="dxa"/>
            <w:gridSpan w:val="2"/>
            <w:shd w:val="clear" w:color="000000" w:fill="FFFFFF"/>
            <w:noWrap/>
            <w:vAlign w:val="center"/>
            <w:hideMark/>
          </w:tcPr>
          <w:p w:rsidR="004219B3" w:rsidRPr="006C3433" w:rsidRDefault="004219B3" w:rsidP="00D146A0">
            <w:r w:rsidRPr="006C3433">
              <w:t>The VMCS shall not keep any record in case of termination of the transaction.</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val="restart"/>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 xml:space="preserve">Monitor total cash held within </w:t>
            </w:r>
            <w:r w:rsidR="009D06A4">
              <w:t>VM</w:t>
            </w:r>
            <w:r w:rsidRPr="006C3433">
              <w:t>’s denominations</w:t>
            </w:r>
          </w:p>
        </w:tc>
        <w:tc>
          <w:tcPr>
            <w:tcW w:w="2228" w:type="dxa"/>
            <w:shd w:val="clear" w:color="000000" w:fill="FFFFFF"/>
            <w:noWrap/>
            <w:vAlign w:val="center"/>
            <w:hideMark/>
          </w:tcPr>
          <w:p w:rsidR="004219B3" w:rsidRPr="006C3433" w:rsidRDefault="004219B3" w:rsidP="00D146A0">
            <w:r w:rsidRPr="006C3433">
              <w:t>SRS_REQ_416</w:t>
            </w:r>
          </w:p>
        </w:tc>
        <w:tc>
          <w:tcPr>
            <w:tcW w:w="4970" w:type="dxa"/>
            <w:gridSpan w:val="2"/>
            <w:shd w:val="clear" w:color="000000" w:fill="FFFFFF"/>
            <w:noWrap/>
            <w:vAlign w:val="center"/>
            <w:hideMark/>
          </w:tcPr>
          <w:p w:rsidR="004219B3" w:rsidRPr="006C3433" w:rsidRDefault="004219B3" w:rsidP="00D146A0">
            <w:r w:rsidRPr="006C3433">
              <w:t xml:space="preserve">The VMCS shall monitors total amount of cash held within the </w:t>
            </w:r>
            <w:r w:rsidR="009D06A4">
              <w:t>VM</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Update drink storage</w:t>
            </w:r>
          </w:p>
        </w:tc>
        <w:tc>
          <w:tcPr>
            <w:tcW w:w="2228" w:type="dxa"/>
            <w:shd w:val="clear" w:color="000000" w:fill="FFFFFF"/>
            <w:noWrap/>
            <w:vAlign w:val="center"/>
            <w:hideMark/>
          </w:tcPr>
          <w:p w:rsidR="004219B3" w:rsidRPr="006C3433" w:rsidRDefault="004219B3" w:rsidP="00D146A0">
            <w:r w:rsidRPr="006C3433">
              <w:t>SRS_REQ_417</w:t>
            </w:r>
          </w:p>
        </w:tc>
        <w:tc>
          <w:tcPr>
            <w:tcW w:w="4970" w:type="dxa"/>
            <w:gridSpan w:val="2"/>
            <w:shd w:val="clear" w:color="000000" w:fill="FFFFFF"/>
            <w:noWrap/>
            <w:vAlign w:val="center"/>
            <w:hideMark/>
          </w:tcPr>
          <w:p w:rsidR="004219B3" w:rsidRPr="006C3433" w:rsidRDefault="004219B3" w:rsidP="00D146A0">
            <w:r w:rsidRPr="006C3433">
              <w:t>The VMCS shall monitor status of the cans once the maintainer transaction has ceased.</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w:t>
            </w:r>
          </w:p>
        </w:tc>
      </w:tr>
      <w:tr w:rsidR="004219B3" w:rsidRPr="006C3433" w:rsidTr="00111017">
        <w:trPr>
          <w:trHeight w:val="259"/>
          <w:tblHeader/>
        </w:trPr>
        <w:tc>
          <w:tcPr>
            <w:tcW w:w="1167" w:type="dxa"/>
            <w:shd w:val="clear" w:color="000000" w:fill="FFFFFF"/>
            <w:noWrap/>
            <w:vAlign w:val="bottom"/>
            <w:hideMark/>
          </w:tcPr>
          <w:p w:rsidR="00D146A0" w:rsidRPr="006C3433" w:rsidRDefault="00D146A0" w:rsidP="00D146A0">
            <w:r w:rsidRPr="006C3433">
              <w:t>Interview with customer</w:t>
            </w:r>
          </w:p>
        </w:tc>
        <w:tc>
          <w:tcPr>
            <w:tcW w:w="1623" w:type="dxa"/>
            <w:shd w:val="clear" w:color="000000" w:fill="FFFFFF"/>
            <w:noWrap/>
            <w:vAlign w:val="center"/>
            <w:hideMark/>
          </w:tcPr>
          <w:p w:rsidR="00D146A0" w:rsidRPr="006C3433" w:rsidRDefault="00D146A0" w:rsidP="00D146A0">
            <w:r w:rsidRPr="006C3433">
              <w:t>Update money denomination</w:t>
            </w:r>
          </w:p>
        </w:tc>
        <w:tc>
          <w:tcPr>
            <w:tcW w:w="2228" w:type="dxa"/>
            <w:shd w:val="clear" w:color="000000" w:fill="FFFFFF"/>
            <w:noWrap/>
            <w:vAlign w:val="center"/>
            <w:hideMark/>
          </w:tcPr>
          <w:p w:rsidR="00D146A0" w:rsidRPr="006C3433" w:rsidRDefault="00D146A0" w:rsidP="00D146A0">
            <w:r w:rsidRPr="006C3433">
              <w:t>SRS_REQ_418</w:t>
            </w:r>
          </w:p>
        </w:tc>
        <w:tc>
          <w:tcPr>
            <w:tcW w:w="4970" w:type="dxa"/>
            <w:gridSpan w:val="2"/>
            <w:shd w:val="clear" w:color="000000" w:fill="FFFFFF"/>
            <w:noWrap/>
            <w:vAlign w:val="center"/>
            <w:hideMark/>
          </w:tcPr>
          <w:p w:rsidR="00D146A0" w:rsidRPr="006C3433" w:rsidRDefault="00D146A0" w:rsidP="00D146A0">
            <w:r w:rsidRPr="006C3433">
              <w:t>The VMCS shall monitor status of denomination once the maintainer transaction has ceased.</w:t>
            </w:r>
          </w:p>
        </w:tc>
        <w:tc>
          <w:tcPr>
            <w:tcW w:w="1530" w:type="dxa"/>
            <w:shd w:val="clear" w:color="000000" w:fill="FFFFFF"/>
            <w:noWrap/>
            <w:vAlign w:val="center"/>
            <w:hideMark/>
          </w:tcPr>
          <w:p w:rsidR="00D146A0" w:rsidRPr="006C3433" w:rsidRDefault="00D146A0" w:rsidP="00D146A0">
            <w:r w:rsidRPr="006C3433">
              <w:t>Mandatory</w:t>
            </w:r>
          </w:p>
        </w:tc>
        <w:tc>
          <w:tcPr>
            <w:tcW w:w="1442" w:type="dxa"/>
            <w:shd w:val="clear" w:color="000000" w:fill="FFFFFF"/>
            <w:noWrap/>
            <w:vAlign w:val="center"/>
            <w:hideMark/>
          </w:tcPr>
          <w:p w:rsidR="00D146A0" w:rsidRPr="006C3433" w:rsidRDefault="00D146A0" w:rsidP="00D146A0">
            <w:r w:rsidRPr="006C3433">
              <w:t>-</w:t>
            </w:r>
          </w:p>
        </w:tc>
      </w:tr>
      <w:tr w:rsidR="00D146A0" w:rsidRPr="006C3433" w:rsidTr="00111017">
        <w:trPr>
          <w:trHeight w:val="259"/>
          <w:tblHeader/>
        </w:trPr>
        <w:tc>
          <w:tcPr>
            <w:tcW w:w="12960" w:type="dxa"/>
            <w:gridSpan w:val="7"/>
            <w:shd w:val="clear" w:color="000000" w:fill="FFFFFF"/>
            <w:noWrap/>
            <w:vAlign w:val="center"/>
            <w:hideMark/>
          </w:tcPr>
          <w:p w:rsidR="00D146A0" w:rsidRPr="006C3433" w:rsidRDefault="00D146A0" w:rsidP="00D146A0">
            <w:pPr>
              <w:jc w:val="center"/>
              <w:rPr>
                <w:b/>
                <w:bCs/>
              </w:rPr>
            </w:pPr>
            <w:r w:rsidRPr="006C3433">
              <w:rPr>
                <w:b/>
                <w:bCs/>
              </w:rPr>
              <w:t>Simulate Control Panel Use Case</w:t>
            </w:r>
          </w:p>
        </w:tc>
      </w:tr>
      <w:tr w:rsidR="004219B3" w:rsidRPr="006C3433" w:rsidTr="00111017">
        <w:trPr>
          <w:trHeight w:val="259"/>
          <w:tblHeader/>
        </w:trPr>
        <w:tc>
          <w:tcPr>
            <w:tcW w:w="1167" w:type="dxa"/>
            <w:vMerge w:val="restart"/>
            <w:shd w:val="clear" w:color="000000" w:fill="FFFFFF"/>
            <w:noWrap/>
            <w:textDirection w:val="btLr"/>
            <w:vAlign w:val="center"/>
          </w:tcPr>
          <w:p w:rsidR="004219B3" w:rsidRPr="006C3433" w:rsidRDefault="004219B3" w:rsidP="004219B3">
            <w:pPr>
              <w:ind w:left="113" w:right="113"/>
              <w:jc w:val="center"/>
            </w:pPr>
            <w:r w:rsidRPr="006C3433">
              <w:t>URSPVMCS V 1.0</w:t>
            </w:r>
          </w:p>
        </w:tc>
        <w:tc>
          <w:tcPr>
            <w:tcW w:w="1623" w:type="dxa"/>
            <w:shd w:val="clear" w:color="000000" w:fill="FFFFFF"/>
            <w:noWrap/>
            <w:vAlign w:val="center"/>
            <w:hideMark/>
          </w:tcPr>
          <w:p w:rsidR="004219B3" w:rsidRPr="006C3433" w:rsidRDefault="004219B3" w:rsidP="00D146A0">
            <w:r w:rsidRPr="006C3433">
              <w:t>Begin simulation</w:t>
            </w:r>
          </w:p>
        </w:tc>
        <w:tc>
          <w:tcPr>
            <w:tcW w:w="2228" w:type="dxa"/>
            <w:shd w:val="clear" w:color="000000" w:fill="FFFFFF"/>
            <w:noWrap/>
            <w:vAlign w:val="center"/>
            <w:hideMark/>
          </w:tcPr>
          <w:p w:rsidR="004219B3" w:rsidRPr="006C3433" w:rsidRDefault="004219B3" w:rsidP="00D146A0">
            <w:r w:rsidRPr="006C3433">
              <w:t>SRS_REQ_101</w:t>
            </w:r>
          </w:p>
        </w:tc>
        <w:tc>
          <w:tcPr>
            <w:tcW w:w="4970" w:type="dxa"/>
            <w:gridSpan w:val="2"/>
            <w:shd w:val="clear" w:color="000000" w:fill="FFFFFF"/>
            <w:noWrap/>
            <w:vAlign w:val="center"/>
            <w:hideMark/>
          </w:tcPr>
          <w:p w:rsidR="004219B3" w:rsidRPr="006C3433" w:rsidRDefault="004219B3" w:rsidP="00D146A0">
            <w:r w:rsidRPr="006C3433">
              <w:t>The OSCP shall provide facility to begin simulation.</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OSCP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End simulation</w:t>
            </w:r>
          </w:p>
        </w:tc>
        <w:tc>
          <w:tcPr>
            <w:tcW w:w="2228" w:type="dxa"/>
            <w:shd w:val="clear" w:color="000000" w:fill="FFFFFF"/>
            <w:noWrap/>
            <w:vAlign w:val="center"/>
            <w:hideMark/>
          </w:tcPr>
          <w:p w:rsidR="004219B3" w:rsidRPr="006C3433" w:rsidRDefault="004219B3" w:rsidP="00D146A0">
            <w:r w:rsidRPr="006C3433">
              <w:t>SRS_REQ_102</w:t>
            </w:r>
          </w:p>
        </w:tc>
        <w:tc>
          <w:tcPr>
            <w:tcW w:w="4970" w:type="dxa"/>
            <w:gridSpan w:val="2"/>
            <w:shd w:val="clear" w:color="000000" w:fill="FFFFFF"/>
            <w:noWrap/>
            <w:vAlign w:val="center"/>
            <w:hideMark/>
          </w:tcPr>
          <w:p w:rsidR="004219B3" w:rsidRPr="006C3433" w:rsidRDefault="004219B3" w:rsidP="00D146A0">
            <w:r w:rsidRPr="006C3433">
              <w:t>The OSCP shall provide facility to end simulation.</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OSCP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Activate CIP</w:t>
            </w:r>
          </w:p>
        </w:tc>
        <w:tc>
          <w:tcPr>
            <w:tcW w:w="2228" w:type="dxa"/>
            <w:shd w:val="clear" w:color="000000" w:fill="FFFFFF"/>
            <w:noWrap/>
            <w:vAlign w:val="center"/>
            <w:hideMark/>
          </w:tcPr>
          <w:p w:rsidR="004219B3" w:rsidRPr="006C3433" w:rsidRDefault="004219B3" w:rsidP="00D146A0">
            <w:r w:rsidRPr="006C3433">
              <w:t>SRS_REQ_103</w:t>
            </w:r>
          </w:p>
        </w:tc>
        <w:tc>
          <w:tcPr>
            <w:tcW w:w="4970" w:type="dxa"/>
            <w:gridSpan w:val="2"/>
            <w:shd w:val="clear" w:color="000000" w:fill="FFFFFF"/>
            <w:noWrap/>
            <w:vAlign w:val="center"/>
            <w:hideMark/>
          </w:tcPr>
          <w:p w:rsidR="004219B3" w:rsidRPr="006C3433" w:rsidRDefault="004219B3" w:rsidP="00D146A0">
            <w:r w:rsidRPr="006C3433">
              <w:t>The OSCP shall provide facility to activate CIP.</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OSCP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Activate MIP</w:t>
            </w:r>
          </w:p>
        </w:tc>
        <w:tc>
          <w:tcPr>
            <w:tcW w:w="2228" w:type="dxa"/>
            <w:shd w:val="clear" w:color="000000" w:fill="FFFFFF"/>
            <w:noWrap/>
            <w:vAlign w:val="center"/>
            <w:hideMark/>
          </w:tcPr>
          <w:p w:rsidR="004219B3" w:rsidRPr="006C3433" w:rsidRDefault="004219B3" w:rsidP="00D146A0">
            <w:r w:rsidRPr="006C3433">
              <w:t>SRS_REQ_104</w:t>
            </w:r>
          </w:p>
        </w:tc>
        <w:tc>
          <w:tcPr>
            <w:tcW w:w="4970" w:type="dxa"/>
            <w:gridSpan w:val="2"/>
            <w:shd w:val="clear" w:color="000000" w:fill="FFFFFF"/>
            <w:noWrap/>
            <w:vAlign w:val="center"/>
            <w:hideMark/>
          </w:tcPr>
          <w:p w:rsidR="004219B3" w:rsidRPr="006C3433" w:rsidRDefault="004219B3" w:rsidP="00D146A0">
            <w:r w:rsidRPr="006C3433">
              <w:t>The OSCP shall provide facility to activate MIP.</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OSCP</w:t>
            </w:r>
          </w:p>
        </w:tc>
      </w:tr>
      <w:tr w:rsidR="004219B3" w:rsidRPr="006C3433" w:rsidTr="00111017">
        <w:trPr>
          <w:trHeight w:val="259"/>
          <w:tblHeader/>
        </w:trPr>
        <w:tc>
          <w:tcPr>
            <w:tcW w:w="1167" w:type="dxa"/>
            <w:vMerge/>
            <w:shd w:val="clear" w:color="000000" w:fill="FFFFFF"/>
            <w:noWrap/>
            <w:vAlign w:val="bottom"/>
          </w:tcPr>
          <w:p w:rsidR="004219B3" w:rsidRPr="006C3433" w:rsidRDefault="004219B3" w:rsidP="00D146A0"/>
        </w:tc>
        <w:tc>
          <w:tcPr>
            <w:tcW w:w="1623" w:type="dxa"/>
            <w:shd w:val="clear" w:color="000000" w:fill="FFFFFF"/>
            <w:noWrap/>
            <w:vAlign w:val="center"/>
            <w:hideMark/>
          </w:tcPr>
          <w:p w:rsidR="004219B3" w:rsidRPr="006C3433" w:rsidRDefault="004219B3" w:rsidP="00D146A0">
            <w:r w:rsidRPr="006C3433">
              <w:t>Activate MISP.</w:t>
            </w:r>
          </w:p>
        </w:tc>
        <w:tc>
          <w:tcPr>
            <w:tcW w:w="2228" w:type="dxa"/>
            <w:shd w:val="clear" w:color="000000" w:fill="FFFFFF"/>
            <w:noWrap/>
            <w:vAlign w:val="center"/>
            <w:hideMark/>
          </w:tcPr>
          <w:p w:rsidR="004219B3" w:rsidRPr="006C3433" w:rsidRDefault="004219B3" w:rsidP="00D146A0">
            <w:r w:rsidRPr="006C3433">
              <w:t>SRS_REQ_105</w:t>
            </w:r>
          </w:p>
        </w:tc>
        <w:tc>
          <w:tcPr>
            <w:tcW w:w="4970" w:type="dxa"/>
            <w:gridSpan w:val="2"/>
            <w:shd w:val="clear" w:color="000000" w:fill="FFFFFF"/>
            <w:noWrap/>
            <w:vAlign w:val="center"/>
            <w:hideMark/>
          </w:tcPr>
          <w:p w:rsidR="004219B3" w:rsidRPr="006C3433" w:rsidRDefault="004219B3" w:rsidP="00D146A0">
            <w:r w:rsidRPr="006C3433">
              <w:t>The OSCP shall provide facility to activate MISP.</w:t>
            </w:r>
          </w:p>
        </w:tc>
        <w:tc>
          <w:tcPr>
            <w:tcW w:w="1530" w:type="dxa"/>
            <w:shd w:val="clear" w:color="000000" w:fill="FFFFFF"/>
            <w:noWrap/>
            <w:vAlign w:val="center"/>
            <w:hideMark/>
          </w:tcPr>
          <w:p w:rsidR="004219B3" w:rsidRPr="006C3433" w:rsidRDefault="004219B3" w:rsidP="00D146A0">
            <w:r w:rsidRPr="006C3433">
              <w:t>Mandatory</w:t>
            </w:r>
          </w:p>
        </w:tc>
        <w:tc>
          <w:tcPr>
            <w:tcW w:w="1442" w:type="dxa"/>
            <w:shd w:val="clear" w:color="000000" w:fill="FFFFFF"/>
            <w:noWrap/>
            <w:vAlign w:val="center"/>
            <w:hideMark/>
          </w:tcPr>
          <w:p w:rsidR="004219B3" w:rsidRPr="006C3433" w:rsidRDefault="004219B3" w:rsidP="00D146A0">
            <w:r w:rsidRPr="006C3433">
              <w:t>OSCP</w:t>
            </w:r>
          </w:p>
        </w:tc>
      </w:tr>
    </w:tbl>
    <w:p w:rsidR="00D146A0" w:rsidRDefault="00D146A0"/>
    <w:p w:rsidR="00387A56" w:rsidRDefault="00387A56"/>
    <w:p w:rsidR="00387A56" w:rsidRDefault="00387A56" w:rsidP="00DC1D27">
      <w:pPr>
        <w:pStyle w:val="Caption"/>
      </w:pPr>
      <w:bookmarkStart w:id="98" w:name="_Toc371457197"/>
      <w:r>
        <w:t xml:space="preserve">Table </w:t>
      </w:r>
      <w:fldSimple w:instr=" SEQ Table \* ARABIC ">
        <w:r w:rsidR="009329C2">
          <w:rPr>
            <w:noProof/>
          </w:rPr>
          <w:t>1</w:t>
        </w:r>
      </w:fldSimple>
      <w:r>
        <w:t xml:space="preserve"> : Traceability Requirements Matrix</w:t>
      </w:r>
      <w:bookmarkEnd w:id="98"/>
    </w:p>
    <w:p w:rsidR="00387A56" w:rsidRDefault="00387A56" w:rsidP="00D70F20">
      <w:pPr>
        <w:pStyle w:val="Heading1"/>
      </w:pPr>
      <w:bookmarkStart w:id="99" w:name="_Toc370719525"/>
      <w:bookmarkStart w:id="100" w:name="_Toc371457172"/>
      <w:commentRangeStart w:id="101"/>
      <w:r>
        <w:t>QUALITY ASSURANCE</w:t>
      </w:r>
      <w:commentRangeEnd w:id="101"/>
      <w:r w:rsidR="007E41EA">
        <w:rPr>
          <w:rStyle w:val="CommentReference"/>
          <w:b w:val="0"/>
          <w:caps w:val="0"/>
          <w:kern w:val="0"/>
        </w:rPr>
        <w:commentReference w:id="101"/>
      </w:r>
      <w:bookmarkEnd w:id="99"/>
      <w:bookmarkEnd w:id="100"/>
    </w:p>
    <w:p w:rsidR="00387A56" w:rsidRDefault="00387A56"/>
    <w:p w:rsidR="00387A56" w:rsidRDefault="00387A56"/>
    <w:p w:rsidR="00387A56" w:rsidRDefault="00387A56">
      <w:pPr>
        <w:pStyle w:val="BodyText"/>
        <w:ind w:left="432"/>
        <w:jc w:val="left"/>
        <w:rPr>
          <w:rFonts w:cs="Arial"/>
          <w:i/>
          <w:iCs/>
          <w:sz w:val="20"/>
        </w:rPr>
      </w:pPr>
      <w:r>
        <w:rPr>
          <w:rFonts w:cs="Arial"/>
          <w:sz w:val="20"/>
        </w:rPr>
        <w:t xml:space="preserve">Not applicable - </w:t>
      </w:r>
      <w:r>
        <w:rPr>
          <w:rFonts w:cs="Arial"/>
          <w:i/>
          <w:iCs/>
          <w:sz w:val="20"/>
        </w:rPr>
        <w:t>for this exercise but during project 2 later, students are required to refer the guideline so that you know what things are supposed to be added in this chapter during the OOA (delete this itallic part and leave alone the words not applicable before submission, fail doing so, your marks will be affected)</w:t>
      </w:r>
    </w:p>
    <w:p w:rsidR="00387A56" w:rsidRDefault="00387A56">
      <w:pPr>
        <w:pStyle w:val="BodyText"/>
        <w:ind w:left="432"/>
        <w:jc w:val="left"/>
        <w:rPr>
          <w:rFonts w:cs="Arial"/>
          <w:sz w:val="20"/>
        </w:rPr>
      </w:pPr>
      <w:r>
        <w:rPr>
          <w:rFonts w:cs="Arial"/>
          <w:sz w:val="20"/>
        </w:rPr>
        <w:br w:type="page"/>
      </w:r>
    </w:p>
    <w:p w:rsidR="00387A56" w:rsidRDefault="00387A56" w:rsidP="00D70F20">
      <w:pPr>
        <w:pStyle w:val="Heading1"/>
      </w:pPr>
      <w:bookmarkStart w:id="102" w:name="_Toc370719526"/>
      <w:bookmarkStart w:id="103" w:name="_Toc371457173"/>
      <w:r>
        <w:t>PREPARATION FOR DELIVERY</w:t>
      </w:r>
      <w:bookmarkEnd w:id="102"/>
      <w:bookmarkEnd w:id="103"/>
    </w:p>
    <w:p w:rsidR="00387A56" w:rsidRDefault="00387A56"/>
    <w:p w:rsidR="00387A56" w:rsidRDefault="00387A56"/>
    <w:p w:rsidR="00387A56" w:rsidRDefault="00387A56">
      <w:pPr>
        <w:pStyle w:val="BodyText"/>
        <w:ind w:left="432"/>
        <w:jc w:val="left"/>
        <w:rPr>
          <w:rFonts w:cs="Arial"/>
          <w:sz w:val="20"/>
        </w:rPr>
      </w:pPr>
      <w:r>
        <w:rPr>
          <w:rFonts w:cs="Arial"/>
          <w:sz w:val="20"/>
        </w:rPr>
        <w:t>The delivery of documents will be delivered in the following formats:</w:t>
      </w:r>
    </w:p>
    <w:p w:rsidR="00387A56" w:rsidRDefault="00387A56">
      <w:pPr>
        <w:pStyle w:val="BodyText"/>
        <w:ind w:left="432"/>
        <w:jc w:val="left"/>
        <w:rPr>
          <w:rFonts w:cs="Arial"/>
          <w:sz w:val="20"/>
        </w:rPr>
      </w:pPr>
    </w:p>
    <w:p w:rsidR="00387A56" w:rsidRDefault="00387A56" w:rsidP="00EE79AD">
      <w:pPr>
        <w:pStyle w:val="BodyText"/>
        <w:ind w:left="432"/>
        <w:jc w:val="left"/>
        <w:rPr>
          <w:rFonts w:cs="Arial"/>
          <w:sz w:val="20"/>
        </w:rPr>
      </w:pPr>
      <w:r>
        <w:rPr>
          <w:rFonts w:cs="Arial"/>
          <w:sz w:val="20"/>
        </w:rPr>
        <w:t>File format</w:t>
      </w:r>
      <w:r>
        <w:rPr>
          <w:rFonts w:cs="Arial"/>
          <w:sz w:val="20"/>
        </w:rPr>
        <w:tab/>
      </w:r>
      <w:r>
        <w:rPr>
          <w:rFonts w:cs="Arial"/>
          <w:sz w:val="20"/>
        </w:rPr>
        <w:tab/>
      </w:r>
      <w:r w:rsidR="000E60B9">
        <w:rPr>
          <w:rFonts w:cs="Arial"/>
          <w:sz w:val="20"/>
        </w:rPr>
        <w:t>: M</w:t>
      </w:r>
      <w:r w:rsidR="00EE79AD">
        <w:rPr>
          <w:rFonts w:cs="Arial"/>
          <w:sz w:val="20"/>
        </w:rPr>
        <w:t>icrosoft</w:t>
      </w:r>
      <w:r>
        <w:rPr>
          <w:rFonts w:cs="Arial"/>
          <w:sz w:val="20"/>
        </w:rPr>
        <w:t xml:space="preserve"> Word and </w:t>
      </w:r>
      <w:r w:rsidR="00EE79AD">
        <w:rPr>
          <w:rFonts w:cs="Arial"/>
          <w:sz w:val="20"/>
        </w:rPr>
        <w:t>Enterprise Architect</w:t>
      </w:r>
      <w:r>
        <w:rPr>
          <w:rFonts w:cs="Arial"/>
          <w:sz w:val="20"/>
        </w:rPr>
        <w:t xml:space="preserve"> Models</w:t>
      </w:r>
    </w:p>
    <w:p w:rsidR="00387A56" w:rsidRDefault="00387A56">
      <w:pPr>
        <w:pStyle w:val="BodyText"/>
        <w:ind w:left="432"/>
        <w:jc w:val="left"/>
        <w:rPr>
          <w:rFonts w:cs="Arial"/>
          <w:sz w:val="20"/>
        </w:rPr>
      </w:pPr>
      <w:r>
        <w:rPr>
          <w:rFonts w:cs="Arial"/>
          <w:sz w:val="20"/>
        </w:rPr>
        <w:t>Submission formats</w:t>
      </w:r>
      <w:r>
        <w:rPr>
          <w:rFonts w:cs="Arial"/>
          <w:sz w:val="20"/>
        </w:rPr>
        <w:tab/>
      </w:r>
      <w:r w:rsidR="000E60B9">
        <w:rPr>
          <w:rFonts w:cs="Arial"/>
          <w:sz w:val="20"/>
        </w:rPr>
        <w:t>: Hardcopy</w:t>
      </w:r>
      <w:r>
        <w:rPr>
          <w:rFonts w:cs="Arial"/>
          <w:sz w:val="20"/>
        </w:rPr>
        <w:t xml:space="preserve"> and Softcopy</w:t>
      </w:r>
    </w:p>
    <w:p w:rsidR="00387A56" w:rsidRDefault="00387A56">
      <w:pPr>
        <w:pStyle w:val="BodyText"/>
        <w:ind w:left="432"/>
        <w:jc w:val="left"/>
        <w:rPr>
          <w:rFonts w:cs="Arial"/>
          <w:sz w:val="20"/>
        </w:rPr>
      </w:pPr>
      <w:r>
        <w:rPr>
          <w:rFonts w:cs="Arial"/>
          <w:sz w:val="20"/>
        </w:rPr>
        <w:t>Quantity</w:t>
      </w:r>
      <w:r>
        <w:rPr>
          <w:rFonts w:cs="Arial"/>
          <w:sz w:val="20"/>
        </w:rPr>
        <w:tab/>
      </w:r>
      <w:r>
        <w:rPr>
          <w:rFonts w:cs="Arial"/>
          <w:sz w:val="20"/>
        </w:rPr>
        <w:tab/>
      </w:r>
      <w:r>
        <w:rPr>
          <w:rFonts w:cs="Arial"/>
          <w:sz w:val="20"/>
        </w:rPr>
        <w:tab/>
      </w:r>
      <w:r w:rsidR="000E60B9">
        <w:rPr>
          <w:rFonts w:cs="Arial"/>
          <w:sz w:val="20"/>
        </w:rPr>
        <w:t>: 1</w:t>
      </w:r>
      <w:r>
        <w:rPr>
          <w:rFonts w:cs="Arial"/>
          <w:sz w:val="20"/>
        </w:rPr>
        <w:t xml:space="preserve"> each</w:t>
      </w:r>
    </w:p>
    <w:p w:rsidR="00387A56" w:rsidRDefault="00387A56">
      <w:pPr>
        <w:pStyle w:val="BodyText"/>
        <w:ind w:left="432"/>
        <w:jc w:val="left"/>
        <w:rPr>
          <w:rFonts w:cs="Arial"/>
          <w:sz w:val="20"/>
        </w:rPr>
      </w:pPr>
      <w:r>
        <w:rPr>
          <w:rFonts w:cs="Arial"/>
          <w:sz w:val="20"/>
        </w:rPr>
        <w:br w:type="page"/>
      </w:r>
    </w:p>
    <w:p w:rsidR="00387A56" w:rsidRDefault="00387A56" w:rsidP="00D70F20">
      <w:pPr>
        <w:pStyle w:val="Heading1"/>
      </w:pPr>
      <w:bookmarkStart w:id="104" w:name="_Toc370719527"/>
      <w:bookmarkStart w:id="105" w:name="_Toc371457174"/>
      <w:r>
        <w:t>NOTES</w:t>
      </w:r>
      <w:bookmarkEnd w:id="104"/>
      <w:bookmarkEnd w:id="105"/>
    </w:p>
    <w:p w:rsidR="00387A56" w:rsidRDefault="00387A56">
      <w:pPr>
        <w:pStyle w:val="BodyText"/>
        <w:jc w:val="left"/>
        <w:rPr>
          <w:rFonts w:cs="Arial"/>
          <w:b/>
          <w:bCs/>
          <w:sz w:val="20"/>
        </w:rPr>
      </w:pPr>
    </w:p>
    <w:p w:rsidR="00387A56" w:rsidRDefault="00387A56">
      <w:pPr>
        <w:ind w:left="360"/>
      </w:pPr>
      <w:r>
        <w:t>Abbreviation used:</w:t>
      </w:r>
    </w:p>
    <w:p w:rsidR="00387A56" w:rsidRDefault="00387A56">
      <w:pPr>
        <w:ind w:firstLine="360"/>
      </w:pPr>
    </w:p>
    <w:p w:rsidR="00387A56" w:rsidRPr="00AE45CF" w:rsidRDefault="00387A56" w:rsidP="00E01B30">
      <w:pPr>
        <w:ind w:firstLine="360"/>
      </w:pPr>
      <w:r w:rsidRPr="00AE45CF">
        <w:rPr>
          <w:b/>
        </w:rPr>
        <w:t xml:space="preserve">- </w:t>
      </w:r>
      <w:r w:rsidR="00E01B30" w:rsidRPr="00AE45CF">
        <w:rPr>
          <w:b/>
        </w:rPr>
        <w:t>AIS</w:t>
      </w:r>
      <w:r w:rsidRPr="00AE45CF">
        <w:rPr>
          <w:b/>
        </w:rPr>
        <w:t xml:space="preserve"> </w:t>
      </w:r>
      <w:r w:rsidRPr="00AE45CF">
        <w:rPr>
          <w:b/>
        </w:rPr>
        <w:tab/>
      </w:r>
      <w:r w:rsidR="00AE45CF" w:rsidRPr="00AE45CF">
        <w:rPr>
          <w:b/>
        </w:rPr>
        <w:tab/>
      </w:r>
      <w:r w:rsidR="00AE45CF" w:rsidRPr="00AE45CF">
        <w:rPr>
          <w:b/>
        </w:rPr>
        <w:tab/>
      </w:r>
      <w:r w:rsidR="00E01B30" w:rsidRPr="00AE45CF">
        <w:t>Advanced Informatics School</w:t>
      </w:r>
    </w:p>
    <w:p w:rsidR="00387A56" w:rsidRPr="00AE45CF" w:rsidRDefault="00387A56">
      <w:pPr>
        <w:ind w:firstLine="360"/>
      </w:pPr>
      <w:r w:rsidRPr="00AE45CF">
        <w:rPr>
          <w:b/>
        </w:rPr>
        <w:t>- CSCI</w:t>
      </w:r>
      <w:r w:rsidRPr="00AE45CF">
        <w:rPr>
          <w:b/>
        </w:rPr>
        <w:tab/>
      </w:r>
      <w:r w:rsidR="00AE45CF" w:rsidRPr="00AE45CF">
        <w:rPr>
          <w:b/>
        </w:rPr>
        <w:tab/>
      </w:r>
      <w:r w:rsidR="00AE45CF" w:rsidRPr="00AE45CF">
        <w:rPr>
          <w:b/>
        </w:rPr>
        <w:tab/>
      </w:r>
      <w:r w:rsidRPr="00AE45CF">
        <w:t>Computer Software Configuration Item</w:t>
      </w:r>
    </w:p>
    <w:p w:rsidR="00387A56" w:rsidRPr="00AE45CF" w:rsidRDefault="00387A56">
      <w:pPr>
        <w:ind w:firstLine="360"/>
      </w:pPr>
      <w:r w:rsidRPr="00AE45CF">
        <w:rPr>
          <w:b/>
        </w:rPr>
        <w:t>- DOD</w:t>
      </w:r>
      <w:r w:rsidRPr="00AE45CF">
        <w:rPr>
          <w:b/>
        </w:rPr>
        <w:tab/>
      </w:r>
      <w:r w:rsidR="00AE45CF" w:rsidRPr="00AE45CF">
        <w:rPr>
          <w:b/>
        </w:rPr>
        <w:tab/>
      </w:r>
      <w:r w:rsidR="00AE45CF" w:rsidRPr="00AE45CF">
        <w:rPr>
          <w:b/>
        </w:rPr>
        <w:tab/>
      </w:r>
      <w:r w:rsidRPr="00AE45CF">
        <w:t>Department of Defense</w:t>
      </w:r>
    </w:p>
    <w:p w:rsidR="00387A56" w:rsidRPr="00AE45CF" w:rsidRDefault="00387A56">
      <w:pPr>
        <w:ind w:firstLine="360"/>
      </w:pPr>
      <w:r w:rsidRPr="00AE45CF">
        <w:rPr>
          <w:b/>
        </w:rPr>
        <w:t>- IRS</w:t>
      </w:r>
      <w:r w:rsidRPr="00AE45CF">
        <w:rPr>
          <w:b/>
        </w:rPr>
        <w:tab/>
      </w:r>
      <w:r w:rsidR="00AE45CF" w:rsidRPr="00AE45CF">
        <w:rPr>
          <w:b/>
        </w:rPr>
        <w:tab/>
      </w:r>
      <w:r w:rsidR="00AE45CF" w:rsidRPr="00AE45CF">
        <w:rPr>
          <w:b/>
        </w:rPr>
        <w:tab/>
      </w:r>
      <w:r w:rsidRPr="00AE45CF">
        <w:t>Interface Requirement Specification</w:t>
      </w:r>
    </w:p>
    <w:p w:rsidR="00387A56" w:rsidRDefault="00387A56">
      <w:pPr>
        <w:ind w:firstLine="360"/>
      </w:pPr>
      <w:r w:rsidRPr="00AE45CF">
        <w:rPr>
          <w:b/>
        </w:rPr>
        <w:t>- MIL</w:t>
      </w:r>
      <w:r w:rsidRPr="00AE45CF">
        <w:rPr>
          <w:b/>
        </w:rPr>
        <w:tab/>
      </w:r>
      <w:r w:rsidR="00AE45CF" w:rsidRPr="00AE45CF">
        <w:rPr>
          <w:b/>
        </w:rPr>
        <w:tab/>
      </w:r>
      <w:r w:rsidR="00AE45CF" w:rsidRPr="00AE45CF">
        <w:rPr>
          <w:b/>
        </w:rPr>
        <w:tab/>
      </w:r>
      <w:r w:rsidRPr="00AE45CF">
        <w:t>Military</w:t>
      </w:r>
    </w:p>
    <w:p w:rsidR="003E39BA" w:rsidRDefault="003E39BA">
      <w:pPr>
        <w:ind w:firstLine="360"/>
        <w:rPr>
          <w:rFonts w:cs="Arial"/>
        </w:rPr>
      </w:pPr>
      <w:r>
        <w:t xml:space="preserve">- </w:t>
      </w:r>
      <w:r w:rsidRPr="003E39BA">
        <w:rPr>
          <w:rFonts w:cs="Arial"/>
          <w:b/>
          <w:bCs/>
        </w:rPr>
        <w:t>Std</w:t>
      </w:r>
      <w:r>
        <w:rPr>
          <w:rFonts w:cs="Arial"/>
          <w:b/>
          <w:bCs/>
        </w:rPr>
        <w:t>.</w:t>
      </w:r>
      <w:r>
        <w:rPr>
          <w:rFonts w:cs="Arial"/>
          <w:b/>
          <w:bCs/>
        </w:rPr>
        <w:tab/>
      </w:r>
      <w:r>
        <w:rPr>
          <w:rFonts w:cs="Arial"/>
          <w:b/>
          <w:bCs/>
        </w:rPr>
        <w:tab/>
      </w:r>
      <w:r>
        <w:rPr>
          <w:rFonts w:cs="Arial"/>
          <w:b/>
          <w:bCs/>
        </w:rPr>
        <w:tab/>
      </w:r>
      <w:r w:rsidRPr="003E39BA">
        <w:rPr>
          <w:rFonts w:cs="Arial"/>
        </w:rPr>
        <w:t>Standard</w:t>
      </w:r>
    </w:p>
    <w:p w:rsidR="002C09DC" w:rsidRPr="002C09DC" w:rsidRDefault="002C09DC" w:rsidP="002C09DC">
      <w:pPr>
        <w:ind w:firstLine="360"/>
      </w:pPr>
      <w:r>
        <w:rPr>
          <w:rFonts w:cs="Arial"/>
        </w:rPr>
        <w:t>-</w:t>
      </w:r>
      <w:r w:rsidRPr="002C09DC">
        <w:rPr>
          <w:rFonts w:cs="Arial"/>
        </w:rPr>
        <w:t xml:space="preserve"> </w:t>
      </w:r>
      <w:r w:rsidRPr="002C09DC">
        <w:rPr>
          <w:rFonts w:cs="Arial"/>
          <w:b/>
          <w:bCs/>
        </w:rPr>
        <w:t>IEEE</w:t>
      </w:r>
      <w:r>
        <w:rPr>
          <w:rFonts w:cs="Arial"/>
          <w:b/>
          <w:bCs/>
        </w:rPr>
        <w:tab/>
      </w:r>
      <w:r>
        <w:rPr>
          <w:rFonts w:cs="Arial"/>
          <w:b/>
          <w:bCs/>
        </w:rPr>
        <w:tab/>
      </w:r>
      <w:r>
        <w:rPr>
          <w:rFonts w:cs="Arial"/>
          <w:b/>
          <w:bCs/>
        </w:rPr>
        <w:tab/>
      </w:r>
      <w:r w:rsidRPr="002C09DC">
        <w:rPr>
          <w:rFonts w:cs="Arial"/>
        </w:rPr>
        <w:t>Institute of Electrical and Electronics Engineers</w:t>
      </w:r>
    </w:p>
    <w:p w:rsidR="00387A56" w:rsidRPr="00AE45CF" w:rsidRDefault="00387A56">
      <w:pPr>
        <w:ind w:left="360"/>
      </w:pPr>
      <w:r w:rsidRPr="00AE45CF">
        <w:rPr>
          <w:b/>
        </w:rPr>
        <w:t xml:space="preserve">- OOAD </w:t>
      </w:r>
      <w:r w:rsidRPr="00AE45CF">
        <w:rPr>
          <w:b/>
        </w:rPr>
        <w:tab/>
      </w:r>
      <w:r w:rsidR="00AE45CF" w:rsidRPr="00AE45CF">
        <w:rPr>
          <w:b/>
        </w:rPr>
        <w:tab/>
      </w:r>
      <w:r w:rsidR="00AE45CF" w:rsidRPr="00AE45CF">
        <w:rPr>
          <w:b/>
        </w:rPr>
        <w:tab/>
      </w:r>
      <w:r w:rsidRPr="00AE45CF">
        <w:t>Object Oriented Analysis Design</w:t>
      </w:r>
    </w:p>
    <w:p w:rsidR="00387A56" w:rsidRPr="00AE45CF" w:rsidRDefault="00387A56">
      <w:pPr>
        <w:ind w:left="360"/>
      </w:pPr>
      <w:r w:rsidRPr="00AE45CF">
        <w:rPr>
          <w:b/>
        </w:rPr>
        <w:t>- SDP</w:t>
      </w:r>
      <w:r w:rsidRPr="00AE45CF">
        <w:rPr>
          <w:b/>
        </w:rPr>
        <w:tab/>
      </w:r>
      <w:r w:rsidR="00AE45CF" w:rsidRPr="00AE45CF">
        <w:rPr>
          <w:b/>
        </w:rPr>
        <w:tab/>
      </w:r>
      <w:r w:rsidR="00AE45CF" w:rsidRPr="00AE45CF">
        <w:rPr>
          <w:b/>
        </w:rPr>
        <w:tab/>
      </w:r>
      <w:r w:rsidRPr="00AE45CF">
        <w:t>Software Development Plan</w:t>
      </w:r>
    </w:p>
    <w:p w:rsidR="00387A56" w:rsidRPr="00AE45CF" w:rsidRDefault="00387A56">
      <w:pPr>
        <w:ind w:left="360"/>
      </w:pPr>
      <w:r w:rsidRPr="00AE45CF">
        <w:rPr>
          <w:b/>
        </w:rPr>
        <w:t>- UML</w:t>
      </w:r>
      <w:r w:rsidR="00E01B30" w:rsidRPr="00AE45CF">
        <w:rPr>
          <w:b/>
        </w:rPr>
        <w:t xml:space="preserve"> </w:t>
      </w:r>
      <w:r w:rsidR="00E01B30" w:rsidRPr="00AE45CF">
        <w:rPr>
          <w:b/>
        </w:rPr>
        <w:tab/>
      </w:r>
      <w:r w:rsidR="00AE45CF" w:rsidRPr="00AE45CF">
        <w:rPr>
          <w:b/>
        </w:rPr>
        <w:tab/>
      </w:r>
      <w:r w:rsidR="00AE45CF" w:rsidRPr="00AE45CF">
        <w:rPr>
          <w:b/>
        </w:rPr>
        <w:tab/>
      </w:r>
      <w:r w:rsidR="00E01B30" w:rsidRPr="00AE45CF">
        <w:t>Unified Modeling Language</w:t>
      </w:r>
    </w:p>
    <w:p w:rsidR="00E01B30" w:rsidRPr="00AE45CF" w:rsidRDefault="00E01B30" w:rsidP="00E01B30">
      <w:pPr>
        <w:ind w:left="360"/>
      </w:pPr>
      <w:r w:rsidRPr="00AE45CF">
        <w:rPr>
          <w:b/>
        </w:rPr>
        <w:t>- CIP</w:t>
      </w:r>
      <w:r w:rsidRPr="00AE45CF">
        <w:rPr>
          <w:b/>
        </w:rPr>
        <w:tab/>
      </w:r>
      <w:r w:rsidR="00AE45CF" w:rsidRPr="00AE45CF">
        <w:rPr>
          <w:b/>
        </w:rPr>
        <w:tab/>
      </w:r>
      <w:r w:rsidR="00AE45CF" w:rsidRPr="00AE45CF">
        <w:rPr>
          <w:b/>
        </w:rPr>
        <w:tab/>
      </w:r>
      <w:r w:rsidRPr="00AE45CF">
        <w:t>Customer Interface Panel</w:t>
      </w:r>
    </w:p>
    <w:p w:rsidR="00E01B30" w:rsidRPr="00AE45CF" w:rsidRDefault="00E01B30" w:rsidP="00E01B30">
      <w:pPr>
        <w:ind w:left="360"/>
      </w:pPr>
      <w:r w:rsidRPr="00AE45CF">
        <w:rPr>
          <w:b/>
        </w:rPr>
        <w:t xml:space="preserve">- MIP </w:t>
      </w:r>
      <w:r w:rsidRPr="00AE45CF">
        <w:rPr>
          <w:b/>
        </w:rPr>
        <w:tab/>
      </w:r>
      <w:r w:rsidR="00AE45CF" w:rsidRPr="00AE45CF">
        <w:rPr>
          <w:b/>
        </w:rPr>
        <w:tab/>
      </w:r>
      <w:r w:rsidR="00AE45CF" w:rsidRPr="00AE45CF">
        <w:rPr>
          <w:b/>
        </w:rPr>
        <w:tab/>
      </w:r>
      <w:r w:rsidRPr="00AE45CF">
        <w:t>Maintainer Interface Panel</w:t>
      </w:r>
    </w:p>
    <w:p w:rsidR="009D06A4" w:rsidRPr="00AE45CF" w:rsidRDefault="00E01B30" w:rsidP="00E01B30">
      <w:pPr>
        <w:ind w:left="360"/>
      </w:pPr>
      <w:r w:rsidRPr="00AE45CF">
        <w:rPr>
          <w:b/>
        </w:rPr>
        <w:t>- MISP</w:t>
      </w:r>
      <w:r w:rsidRPr="00AE45CF">
        <w:rPr>
          <w:b/>
        </w:rPr>
        <w:tab/>
      </w:r>
      <w:r w:rsidR="00AE45CF" w:rsidRPr="00AE45CF">
        <w:rPr>
          <w:b/>
        </w:rPr>
        <w:tab/>
      </w:r>
      <w:r w:rsidR="00AE45CF" w:rsidRPr="00AE45CF">
        <w:rPr>
          <w:b/>
        </w:rPr>
        <w:tab/>
      </w:r>
      <w:r w:rsidRPr="00AE45CF">
        <w:t>Machin</w:t>
      </w:r>
      <w:r w:rsidR="006C2CBC" w:rsidRPr="00AE45CF">
        <w:t>ery Interface Simulation Panel</w:t>
      </w:r>
    </w:p>
    <w:p w:rsidR="009D06A4" w:rsidRPr="00AE45CF" w:rsidRDefault="006C2CBC">
      <w:pPr>
        <w:ind w:left="360"/>
      </w:pPr>
      <w:r w:rsidRPr="00AE45CF">
        <w:rPr>
          <w:b/>
        </w:rPr>
        <w:t>- OSCP</w:t>
      </w:r>
      <w:r w:rsidRPr="00AE45CF">
        <w:rPr>
          <w:b/>
        </w:rPr>
        <w:tab/>
      </w:r>
      <w:r w:rsidR="005F3A57" w:rsidRPr="00AE45CF">
        <w:rPr>
          <w:b/>
        </w:rPr>
        <w:tab/>
      </w:r>
      <w:r w:rsidR="005F3A57" w:rsidRPr="00AE45CF">
        <w:rPr>
          <w:b/>
        </w:rPr>
        <w:tab/>
      </w:r>
      <w:r w:rsidRPr="00AE45CF">
        <w:t>Overall Simulation Control Panel</w:t>
      </w:r>
    </w:p>
    <w:p w:rsidR="006C2CBC" w:rsidRPr="00AE45CF" w:rsidRDefault="006C2CBC" w:rsidP="006C2CBC">
      <w:pPr>
        <w:ind w:left="360"/>
      </w:pPr>
      <w:r w:rsidRPr="00AE45CF">
        <w:rPr>
          <w:b/>
        </w:rPr>
        <w:t>- VMCS</w:t>
      </w:r>
      <w:r w:rsidR="005F3A57" w:rsidRPr="00AE45CF">
        <w:rPr>
          <w:b/>
        </w:rPr>
        <w:tab/>
      </w:r>
      <w:r w:rsidR="005F3A57" w:rsidRPr="00AE45CF">
        <w:rPr>
          <w:b/>
        </w:rPr>
        <w:tab/>
      </w:r>
      <w:r w:rsidRPr="00AE45CF">
        <w:rPr>
          <w:b/>
        </w:rPr>
        <w:tab/>
      </w:r>
      <w:r w:rsidRPr="00AE45CF">
        <w:t>Vending Machine Control System</w:t>
      </w:r>
    </w:p>
    <w:p w:rsidR="004A42F7" w:rsidRPr="00AE45CF" w:rsidRDefault="004A42F7" w:rsidP="004A42F7">
      <w:pPr>
        <w:ind w:left="360"/>
      </w:pPr>
      <w:r w:rsidRPr="00AE45CF">
        <w:rPr>
          <w:b/>
        </w:rPr>
        <w:t>- VM</w:t>
      </w:r>
      <w:r w:rsidR="005F3A57" w:rsidRPr="00AE45CF">
        <w:rPr>
          <w:b/>
        </w:rPr>
        <w:tab/>
      </w:r>
      <w:r w:rsidR="005F3A57" w:rsidRPr="00AE45CF">
        <w:rPr>
          <w:b/>
        </w:rPr>
        <w:tab/>
      </w:r>
      <w:r w:rsidRPr="00AE45CF">
        <w:rPr>
          <w:b/>
        </w:rPr>
        <w:tab/>
      </w:r>
      <w:r w:rsidRPr="00AE45CF">
        <w:t>Vending Machine</w:t>
      </w:r>
    </w:p>
    <w:p w:rsidR="006C2CBC" w:rsidRPr="00AE45CF" w:rsidRDefault="005F3A57" w:rsidP="005F3A57">
      <w:pPr>
        <w:ind w:left="2880" w:hanging="2520"/>
      </w:pPr>
      <w:r w:rsidRPr="00AE45CF">
        <w:rPr>
          <w:b/>
        </w:rPr>
        <w:t>- URSPVMCS V 1.0</w:t>
      </w:r>
      <w:r w:rsidRPr="00AE45CF">
        <w:rPr>
          <w:b/>
        </w:rPr>
        <w:tab/>
      </w:r>
      <w:r w:rsidRPr="00AE45CF">
        <w:t xml:space="preserve">USER REQUIREMENTS SPECIFICATION </w:t>
      </w:r>
      <w:r w:rsidR="00AE45CF" w:rsidRPr="00AE45CF">
        <w:t>for</w:t>
      </w:r>
      <w:r w:rsidRPr="00AE45CF">
        <w:t xml:space="preserve"> VENDING MACHINE CONTROL SYSTEM (Version 1.0)</w:t>
      </w:r>
    </w:p>
    <w:p w:rsidR="00387A56" w:rsidRDefault="00387A56" w:rsidP="00D70F20">
      <w:pPr>
        <w:pStyle w:val="Heading1"/>
        <w:numPr>
          <w:ilvl w:val="0"/>
          <w:numId w:val="0"/>
        </w:numPr>
        <w:ind w:left="432" w:hanging="432"/>
      </w:pPr>
      <w:r>
        <w:br w:type="page"/>
      </w:r>
      <w:bookmarkStart w:id="106" w:name="_Toc371457175"/>
      <w:commentRangeStart w:id="107"/>
      <w:r>
        <w:t>ANNEX</w:t>
      </w:r>
      <w:commentRangeEnd w:id="107"/>
      <w:r w:rsidR="007E41EA">
        <w:rPr>
          <w:rStyle w:val="CommentReference"/>
        </w:rPr>
        <w:commentReference w:id="107"/>
      </w:r>
      <w:bookmarkEnd w:id="106"/>
    </w:p>
    <w:p w:rsidR="00387A56" w:rsidRDefault="00387A56">
      <w:pPr>
        <w:ind w:left="360"/>
        <w:rPr>
          <w:b/>
          <w:bCs/>
        </w:rPr>
      </w:pPr>
    </w:p>
    <w:p w:rsidR="00387A56" w:rsidRDefault="00387A56">
      <w:pPr>
        <w:ind w:left="360"/>
        <w:rPr>
          <w:b/>
          <w:bCs/>
        </w:rPr>
      </w:pPr>
    </w:p>
    <w:p w:rsidR="00387A56" w:rsidRDefault="00053C94">
      <w:pPr>
        <w:ind w:left="360"/>
        <w:rPr>
          <w:b/>
          <w:bCs/>
        </w:rPr>
      </w:pPr>
      <w:r>
        <w:rPr>
          <w:b/>
          <w:bCs/>
          <w:noProof/>
        </w:rPr>
        <w:drawing>
          <wp:inline distT="0" distB="0" distL="0" distR="0" wp14:anchorId="1A89C15B" wp14:editId="31CB7C87">
            <wp:extent cx="5274945" cy="409919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945" cy="4099193"/>
                    </a:xfrm>
                    <a:prstGeom prst="rect">
                      <a:avLst/>
                    </a:prstGeom>
                    <a:noFill/>
                    <a:ln>
                      <a:noFill/>
                    </a:ln>
                  </pic:spPr>
                </pic:pic>
              </a:graphicData>
            </a:graphic>
          </wp:inline>
        </w:drawing>
      </w:r>
    </w:p>
    <w:p w:rsidR="00387A56" w:rsidRDefault="00387A56">
      <w:pPr>
        <w:ind w:left="360"/>
        <w:rPr>
          <w:b/>
          <w:bCs/>
        </w:rPr>
      </w:pPr>
    </w:p>
    <w:p w:rsidR="00053C94" w:rsidRDefault="00053C94">
      <w:pPr>
        <w:ind w:left="360"/>
        <w:rPr>
          <w:b/>
          <w:bCs/>
        </w:rPr>
      </w:pPr>
    </w:p>
    <w:p w:rsidR="000E2C11" w:rsidRPr="000E2C11" w:rsidRDefault="000E2C11" w:rsidP="000E2C11">
      <w:pPr>
        <w:pStyle w:val="Caption"/>
      </w:pPr>
      <w:bookmarkStart w:id="108" w:name="_Toc371457183"/>
      <w:r w:rsidRPr="000E2C11">
        <w:t xml:space="preserve">Figure </w:t>
      </w:r>
      <w:fldSimple w:instr=" SEQ Figure \* ARABIC ">
        <w:r w:rsidR="009329C2">
          <w:rPr>
            <w:noProof/>
          </w:rPr>
          <w:t>8</w:t>
        </w:r>
      </w:fldSimple>
      <w:r w:rsidRPr="000E2C11">
        <w:t>: Buy Drinks Sequence Diagram</w:t>
      </w:r>
      <w:bookmarkEnd w:id="108"/>
    </w:p>
    <w:p w:rsidR="000E2C11" w:rsidRDefault="000E2C11" w:rsidP="00053C94">
      <w:pPr>
        <w:ind w:left="360"/>
        <w:jc w:val="center"/>
        <w:rPr>
          <w:b/>
          <w:bCs/>
        </w:rPr>
      </w:pPr>
    </w:p>
    <w:p w:rsidR="00053C94" w:rsidRDefault="00053C94" w:rsidP="00053C94">
      <w:pPr>
        <w:ind w:left="360"/>
        <w:jc w:val="center"/>
        <w:rPr>
          <w:b/>
          <w:bCs/>
        </w:rPr>
      </w:pPr>
    </w:p>
    <w:p w:rsidR="00624D1A" w:rsidRDefault="00624D1A" w:rsidP="00053C94">
      <w:pPr>
        <w:ind w:left="360"/>
        <w:jc w:val="center"/>
        <w:rPr>
          <w:b/>
          <w:bCs/>
        </w:rPr>
      </w:pPr>
    </w:p>
    <w:p w:rsidR="00624D1A" w:rsidRDefault="00624D1A" w:rsidP="00053C94">
      <w:pPr>
        <w:ind w:left="360"/>
        <w:jc w:val="center"/>
        <w:rPr>
          <w:b/>
          <w:bCs/>
        </w:rPr>
      </w:pPr>
      <w:r>
        <w:rPr>
          <w:b/>
          <w:bCs/>
          <w:noProof/>
        </w:rPr>
        <w:drawing>
          <wp:inline distT="0" distB="0" distL="0" distR="0" wp14:anchorId="667510EC" wp14:editId="34170B52">
            <wp:extent cx="5274945" cy="233243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2332439"/>
                    </a:xfrm>
                    <a:prstGeom prst="rect">
                      <a:avLst/>
                    </a:prstGeom>
                    <a:noFill/>
                    <a:ln>
                      <a:noFill/>
                    </a:ln>
                  </pic:spPr>
                </pic:pic>
              </a:graphicData>
            </a:graphic>
          </wp:inline>
        </w:drawing>
      </w:r>
    </w:p>
    <w:p w:rsidR="00624D1A" w:rsidRDefault="00624D1A" w:rsidP="00053C94">
      <w:pPr>
        <w:ind w:left="360"/>
        <w:jc w:val="center"/>
        <w:rPr>
          <w:b/>
          <w:bCs/>
        </w:rPr>
      </w:pPr>
    </w:p>
    <w:p w:rsidR="00624D1A" w:rsidRDefault="00624D1A" w:rsidP="00053C94">
      <w:pPr>
        <w:ind w:left="360"/>
        <w:jc w:val="center"/>
        <w:rPr>
          <w:b/>
          <w:bCs/>
        </w:rPr>
      </w:pPr>
    </w:p>
    <w:p w:rsidR="00053C94" w:rsidRDefault="000E2C11" w:rsidP="006526E1">
      <w:pPr>
        <w:ind w:left="360"/>
        <w:jc w:val="center"/>
        <w:rPr>
          <w:b/>
          <w:bCs/>
        </w:rPr>
      </w:pPr>
      <w:bookmarkStart w:id="109" w:name="_Toc371457184"/>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9329C2">
        <w:rPr>
          <w:b/>
          <w:bCs/>
          <w:noProof/>
        </w:rPr>
        <w:t>9</w:t>
      </w:r>
      <w:r w:rsidRPr="000E2C11">
        <w:rPr>
          <w:b/>
          <w:bCs/>
          <w:noProof/>
        </w:rPr>
        <w:fldChar w:fldCharType="end"/>
      </w:r>
      <w:r w:rsidRPr="000E2C11">
        <w:rPr>
          <w:b/>
          <w:bCs/>
        </w:rPr>
        <w:t xml:space="preserve">: </w:t>
      </w:r>
      <w:r w:rsidR="00053C94">
        <w:rPr>
          <w:b/>
          <w:bCs/>
        </w:rPr>
        <w:t>Login</w:t>
      </w:r>
      <w:r w:rsidR="00B568B6">
        <w:rPr>
          <w:b/>
          <w:bCs/>
        </w:rPr>
        <w:t xml:space="preserve"> Sequence Diagram</w:t>
      </w:r>
      <w:bookmarkEnd w:id="109"/>
    </w:p>
    <w:p w:rsidR="00B079CD" w:rsidRDefault="00B079CD" w:rsidP="00053C94">
      <w:pPr>
        <w:ind w:left="360"/>
        <w:jc w:val="center"/>
        <w:rPr>
          <w:b/>
          <w:bCs/>
        </w:rPr>
      </w:pPr>
    </w:p>
    <w:p w:rsidR="00B079CD" w:rsidRDefault="00B079CD" w:rsidP="00053C94">
      <w:pPr>
        <w:ind w:left="360"/>
        <w:jc w:val="center"/>
        <w:rPr>
          <w:b/>
          <w:bCs/>
        </w:rPr>
      </w:pPr>
      <w:r>
        <w:rPr>
          <w:b/>
          <w:bCs/>
          <w:noProof/>
        </w:rPr>
        <w:drawing>
          <wp:inline distT="0" distB="0" distL="0" distR="0" wp14:anchorId="731A1D9B" wp14:editId="4BEEB4D3">
            <wp:extent cx="5274945" cy="5574699"/>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945" cy="5574699"/>
                    </a:xfrm>
                    <a:prstGeom prst="rect">
                      <a:avLst/>
                    </a:prstGeom>
                    <a:noFill/>
                    <a:ln>
                      <a:noFill/>
                    </a:ln>
                  </pic:spPr>
                </pic:pic>
              </a:graphicData>
            </a:graphic>
          </wp:inline>
        </w:drawing>
      </w:r>
    </w:p>
    <w:p w:rsidR="00B079CD" w:rsidRDefault="00B079CD" w:rsidP="00053C94">
      <w:pPr>
        <w:ind w:left="360"/>
        <w:jc w:val="center"/>
        <w:rPr>
          <w:b/>
          <w:bCs/>
        </w:rPr>
      </w:pPr>
    </w:p>
    <w:p w:rsidR="00B079CD" w:rsidRDefault="00B079CD" w:rsidP="00053C94">
      <w:pPr>
        <w:ind w:left="360"/>
        <w:jc w:val="center"/>
        <w:rPr>
          <w:b/>
          <w:bCs/>
        </w:rPr>
      </w:pPr>
    </w:p>
    <w:p w:rsidR="00624D1A" w:rsidRDefault="000E2C11" w:rsidP="006526E1">
      <w:pPr>
        <w:ind w:left="360"/>
        <w:jc w:val="center"/>
        <w:rPr>
          <w:b/>
          <w:bCs/>
        </w:rPr>
      </w:pPr>
      <w:bookmarkStart w:id="110" w:name="_Toc371457185"/>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9329C2">
        <w:rPr>
          <w:b/>
          <w:bCs/>
          <w:noProof/>
        </w:rPr>
        <w:t>10</w:t>
      </w:r>
      <w:r w:rsidRPr="000E2C11">
        <w:rPr>
          <w:b/>
          <w:bCs/>
          <w:noProof/>
        </w:rPr>
        <w:fldChar w:fldCharType="end"/>
      </w:r>
      <w:r w:rsidR="006526E1">
        <w:rPr>
          <w:b/>
          <w:bCs/>
          <w:noProof/>
        </w:rPr>
        <w:t>:</w:t>
      </w:r>
      <w:r w:rsidRPr="000E2C11">
        <w:rPr>
          <w:b/>
          <w:bCs/>
        </w:rPr>
        <w:t xml:space="preserve"> </w:t>
      </w:r>
      <w:r w:rsidR="00B079CD" w:rsidRPr="00B079CD">
        <w:rPr>
          <w:b/>
          <w:bCs/>
        </w:rPr>
        <w:t>Maintain Vending Machine</w:t>
      </w:r>
      <w:r w:rsidR="00B568B6">
        <w:rPr>
          <w:b/>
          <w:bCs/>
        </w:rPr>
        <w:t xml:space="preserve"> Sequence Diagram</w:t>
      </w:r>
      <w:bookmarkEnd w:id="110"/>
    </w:p>
    <w:p w:rsidR="00624D1A" w:rsidRDefault="00624D1A" w:rsidP="00053C94">
      <w:pPr>
        <w:ind w:left="360"/>
        <w:jc w:val="center"/>
        <w:rPr>
          <w:b/>
          <w:bCs/>
        </w:rPr>
      </w:pPr>
    </w:p>
    <w:p w:rsidR="00624D1A" w:rsidRDefault="00624D1A" w:rsidP="00053C94">
      <w:pPr>
        <w:ind w:left="360"/>
        <w:jc w:val="center"/>
        <w:rPr>
          <w:b/>
          <w:bCs/>
        </w:rPr>
      </w:pPr>
    </w:p>
    <w:p w:rsidR="00B079CD" w:rsidRDefault="00B079CD" w:rsidP="00A61D5F">
      <w:pPr>
        <w:ind w:left="360"/>
        <w:rPr>
          <w:b/>
          <w:bCs/>
        </w:rPr>
      </w:pPr>
      <w:r>
        <w:rPr>
          <w:b/>
          <w:bCs/>
          <w:noProof/>
        </w:rPr>
        <w:drawing>
          <wp:anchor distT="0" distB="0" distL="114300" distR="114300" simplePos="0" relativeHeight="251658240" behindDoc="0" locked="0" layoutInCell="1" allowOverlap="1" wp14:anchorId="28CD644B" wp14:editId="6A8D48C4">
            <wp:simplePos x="0" y="0"/>
            <wp:positionH relativeFrom="column">
              <wp:posOffset>-194945</wp:posOffset>
            </wp:positionH>
            <wp:positionV relativeFrom="paragraph">
              <wp:posOffset>41910</wp:posOffset>
            </wp:positionV>
            <wp:extent cx="6115685" cy="6463030"/>
            <wp:effectExtent l="0" t="2222"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6115685" cy="646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79CD" w:rsidRDefault="00B079CD" w:rsidP="00A61D5F">
      <w:pPr>
        <w:ind w:left="360"/>
        <w:rPr>
          <w:b/>
          <w:bCs/>
        </w:rPr>
      </w:pPr>
    </w:p>
    <w:p w:rsidR="00B079CD" w:rsidRDefault="000E2C11" w:rsidP="00053C94">
      <w:pPr>
        <w:ind w:left="360"/>
        <w:jc w:val="center"/>
        <w:rPr>
          <w:b/>
          <w:bCs/>
        </w:rPr>
      </w:pPr>
      <w:bookmarkStart w:id="111" w:name="_Toc371457186"/>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9329C2">
        <w:rPr>
          <w:b/>
          <w:bCs/>
          <w:noProof/>
        </w:rPr>
        <w:t>11</w:t>
      </w:r>
      <w:r w:rsidRPr="000E2C11">
        <w:rPr>
          <w:b/>
          <w:bCs/>
          <w:noProof/>
        </w:rPr>
        <w:fldChar w:fldCharType="end"/>
      </w:r>
      <w:r w:rsidRPr="000E2C11">
        <w:rPr>
          <w:b/>
          <w:bCs/>
        </w:rPr>
        <w:t xml:space="preserve">: </w:t>
      </w:r>
      <w:r w:rsidR="00B079CD" w:rsidRPr="00B079CD">
        <w:rPr>
          <w:b/>
          <w:bCs/>
        </w:rPr>
        <w:t>Simulate Control Panel</w:t>
      </w:r>
      <w:r w:rsidR="00B568B6">
        <w:rPr>
          <w:b/>
          <w:bCs/>
        </w:rPr>
        <w:t xml:space="preserve"> Sequence Diagram</w:t>
      </w:r>
      <w:bookmarkEnd w:id="111"/>
    </w:p>
    <w:p w:rsidR="00B568B6" w:rsidRDefault="00B568B6" w:rsidP="00053C94">
      <w:pPr>
        <w:ind w:left="360"/>
        <w:jc w:val="center"/>
        <w:rPr>
          <w:b/>
          <w:bCs/>
        </w:rPr>
      </w:pPr>
    </w:p>
    <w:p w:rsidR="00B568B6" w:rsidRDefault="00B568B6" w:rsidP="00053C94">
      <w:pPr>
        <w:ind w:left="360"/>
        <w:jc w:val="center"/>
        <w:rPr>
          <w:b/>
          <w:bCs/>
        </w:rPr>
      </w:pPr>
    </w:p>
    <w:p w:rsidR="00B568B6" w:rsidRDefault="00F05034" w:rsidP="00A84808">
      <w:pPr>
        <w:ind w:left="360"/>
        <w:jc w:val="center"/>
        <w:rPr>
          <w:b/>
          <w:bCs/>
        </w:rPr>
      </w:pPr>
      <w:del w:id="112" w:author="Pouya Javadzadeh" w:date="2013-11-06T18:54:00Z">
        <w:r w:rsidDel="00A84808">
          <w:rPr>
            <w:b/>
            <w:bCs/>
            <w:noProof/>
          </w:rPr>
          <w:drawing>
            <wp:anchor distT="0" distB="0" distL="114300" distR="114300" simplePos="0" relativeHeight="251659264" behindDoc="0" locked="0" layoutInCell="1" allowOverlap="1" wp14:anchorId="2A66312B" wp14:editId="2D78FE3D">
              <wp:simplePos x="0" y="0"/>
              <wp:positionH relativeFrom="column">
                <wp:posOffset>228600</wp:posOffset>
              </wp:positionH>
              <wp:positionV relativeFrom="paragraph">
                <wp:posOffset>-6948170</wp:posOffset>
              </wp:positionV>
              <wp:extent cx="5868035" cy="73044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8035" cy="7304405"/>
                      </a:xfrm>
                      <a:prstGeom prst="rect">
                        <a:avLst/>
                      </a:prstGeom>
                      <a:noFill/>
                      <a:ln>
                        <a:noFill/>
                      </a:ln>
                    </pic:spPr>
                  </pic:pic>
                </a:graphicData>
              </a:graphic>
              <wp14:sizeRelH relativeFrom="page">
                <wp14:pctWidth>0</wp14:pctWidth>
              </wp14:sizeRelH>
              <wp14:sizeRelV relativeFrom="page">
                <wp14:pctHeight>0</wp14:pctHeight>
              </wp14:sizeRelV>
            </wp:anchor>
          </w:drawing>
        </w:r>
      </w:del>
    </w:p>
    <w:p w:rsidR="00B568B6" w:rsidRDefault="00A84808" w:rsidP="00053C94">
      <w:pPr>
        <w:ind w:left="360"/>
        <w:jc w:val="center"/>
        <w:rPr>
          <w:b/>
          <w:bCs/>
        </w:rPr>
      </w:pPr>
      <w:bookmarkStart w:id="113" w:name="_GoBack"/>
      <w:ins w:id="114" w:author="Pouya Javadzadeh" w:date="2013-11-06T18:55:00Z">
        <w:r>
          <w:rPr>
            <w:b/>
            <w:bCs/>
            <w:noProof/>
          </w:rPr>
          <w:drawing>
            <wp:anchor distT="0" distB="0" distL="114300" distR="114300" simplePos="0" relativeHeight="251660288" behindDoc="0" locked="0" layoutInCell="1" allowOverlap="1" wp14:anchorId="52BFD9D8" wp14:editId="25150A63">
              <wp:simplePos x="0" y="0"/>
              <wp:positionH relativeFrom="column">
                <wp:posOffset>-1232535</wp:posOffset>
              </wp:positionH>
              <wp:positionV relativeFrom="paragraph">
                <wp:posOffset>490855</wp:posOffset>
              </wp:positionV>
              <wp:extent cx="8047355" cy="6251575"/>
              <wp:effectExtent l="254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047355" cy="6251575"/>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113"/>
    </w:p>
    <w:p w:rsidR="00B568B6" w:rsidRDefault="00B568B6" w:rsidP="00053C94">
      <w:pPr>
        <w:ind w:left="360"/>
        <w:jc w:val="center"/>
        <w:rPr>
          <w:b/>
          <w:bCs/>
        </w:rPr>
      </w:pPr>
    </w:p>
    <w:p w:rsidR="00B568B6" w:rsidRDefault="000E2C11" w:rsidP="00053C94">
      <w:pPr>
        <w:ind w:left="360"/>
        <w:jc w:val="center"/>
        <w:rPr>
          <w:b/>
          <w:bCs/>
        </w:rPr>
      </w:pPr>
      <w:bookmarkStart w:id="115" w:name="_Toc371457187"/>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9329C2">
        <w:rPr>
          <w:b/>
          <w:bCs/>
          <w:noProof/>
        </w:rPr>
        <w:t>12</w:t>
      </w:r>
      <w:r w:rsidRPr="000E2C11">
        <w:rPr>
          <w:b/>
          <w:bCs/>
          <w:noProof/>
        </w:rPr>
        <w:fldChar w:fldCharType="end"/>
      </w:r>
      <w:r w:rsidRPr="000E2C11">
        <w:rPr>
          <w:b/>
          <w:bCs/>
        </w:rPr>
        <w:t xml:space="preserve">: </w:t>
      </w:r>
      <w:r w:rsidR="00B568B6">
        <w:rPr>
          <w:b/>
          <w:bCs/>
        </w:rPr>
        <w:t>Buy drinks Activity Diagram</w:t>
      </w:r>
      <w:bookmarkEnd w:id="115"/>
    </w:p>
    <w:p w:rsidR="00330E0B" w:rsidRDefault="00330E0B" w:rsidP="00053C94">
      <w:pPr>
        <w:ind w:left="360"/>
        <w:jc w:val="center"/>
        <w:rPr>
          <w:b/>
          <w:bCs/>
        </w:rPr>
      </w:pPr>
    </w:p>
    <w:p w:rsidR="00330E0B" w:rsidRDefault="00330E0B" w:rsidP="00053C94">
      <w:pPr>
        <w:ind w:left="360"/>
        <w:jc w:val="center"/>
        <w:rPr>
          <w:b/>
          <w:bCs/>
        </w:rPr>
      </w:pPr>
    </w:p>
    <w:p w:rsidR="00330E0B" w:rsidRDefault="00AF7880" w:rsidP="00053C94">
      <w:pPr>
        <w:ind w:left="360"/>
        <w:jc w:val="center"/>
        <w:rPr>
          <w:b/>
          <w:bCs/>
        </w:rPr>
      </w:pPr>
      <w:ins w:id="116" w:author="Pouya Javadzadeh" w:date="2013-11-06T18:53:00Z">
        <w:r>
          <w:rPr>
            <w:b/>
            <w:bCs/>
            <w:noProof/>
          </w:rPr>
          <w:drawing>
            <wp:inline distT="0" distB="0" distL="0" distR="0">
              <wp:extent cx="4070686" cy="6411632"/>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0673" cy="6411611"/>
                      </a:xfrm>
                      <a:prstGeom prst="rect">
                        <a:avLst/>
                      </a:prstGeom>
                      <a:noFill/>
                      <a:ln>
                        <a:noFill/>
                      </a:ln>
                    </pic:spPr>
                  </pic:pic>
                </a:graphicData>
              </a:graphic>
            </wp:inline>
          </w:drawing>
        </w:r>
      </w:ins>
      <w:del w:id="117" w:author="Pouya Javadzadeh" w:date="2013-11-06T18:52:00Z">
        <w:r w:rsidR="00CE06D5" w:rsidDel="00AF7880">
          <w:rPr>
            <w:b/>
            <w:bCs/>
            <w:noProof/>
          </w:rPr>
          <w:drawing>
            <wp:inline distT="0" distB="0" distL="0" distR="0" wp14:anchorId="36310E2F" wp14:editId="12FA03D5">
              <wp:extent cx="4416186" cy="5571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6903" cy="5572364"/>
                      </a:xfrm>
                      <a:prstGeom prst="rect">
                        <a:avLst/>
                      </a:prstGeom>
                      <a:noFill/>
                      <a:ln>
                        <a:noFill/>
                      </a:ln>
                    </pic:spPr>
                  </pic:pic>
                </a:graphicData>
              </a:graphic>
            </wp:inline>
          </w:drawing>
        </w:r>
      </w:del>
    </w:p>
    <w:p w:rsidR="00330E0B" w:rsidRDefault="00330E0B" w:rsidP="00053C94">
      <w:pPr>
        <w:ind w:left="360"/>
        <w:jc w:val="center"/>
        <w:rPr>
          <w:b/>
          <w:bCs/>
        </w:rPr>
      </w:pPr>
    </w:p>
    <w:p w:rsidR="00330E0B" w:rsidRDefault="00330E0B" w:rsidP="00053C94">
      <w:pPr>
        <w:ind w:left="360"/>
        <w:jc w:val="center"/>
        <w:rPr>
          <w:b/>
          <w:bCs/>
        </w:rPr>
      </w:pPr>
    </w:p>
    <w:p w:rsidR="00B568B6" w:rsidRDefault="000E2C11" w:rsidP="006526E1">
      <w:pPr>
        <w:ind w:left="360"/>
        <w:jc w:val="center"/>
        <w:rPr>
          <w:b/>
          <w:bCs/>
        </w:rPr>
      </w:pPr>
      <w:bookmarkStart w:id="118" w:name="_Toc371457188"/>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9329C2">
        <w:rPr>
          <w:b/>
          <w:bCs/>
          <w:noProof/>
        </w:rPr>
        <w:t>13</w:t>
      </w:r>
      <w:r w:rsidRPr="000E2C11">
        <w:rPr>
          <w:b/>
          <w:bCs/>
          <w:noProof/>
        </w:rPr>
        <w:fldChar w:fldCharType="end"/>
      </w:r>
      <w:r w:rsidRPr="000E2C11">
        <w:rPr>
          <w:b/>
          <w:bCs/>
        </w:rPr>
        <w:t xml:space="preserve">: </w:t>
      </w:r>
      <w:r w:rsidR="00B568B6">
        <w:rPr>
          <w:b/>
          <w:bCs/>
        </w:rPr>
        <w:t>Login Activity Diagram</w:t>
      </w:r>
      <w:bookmarkEnd w:id="118"/>
    </w:p>
    <w:p w:rsidR="003806A1" w:rsidRDefault="001B4456" w:rsidP="00B568B6">
      <w:pPr>
        <w:ind w:left="360"/>
        <w:jc w:val="center"/>
        <w:rPr>
          <w:b/>
          <w:bCs/>
        </w:rPr>
      </w:pPr>
      <w:r>
        <w:rPr>
          <w:b/>
          <w:bCs/>
        </w:rPr>
        <w:br w:type="page"/>
      </w:r>
    </w:p>
    <w:p w:rsidR="001B4456" w:rsidRDefault="001B4456" w:rsidP="00B568B6">
      <w:pPr>
        <w:ind w:left="360"/>
        <w:jc w:val="center"/>
        <w:rPr>
          <w:b/>
          <w:bCs/>
        </w:rPr>
      </w:pPr>
    </w:p>
    <w:p w:rsidR="003806A1" w:rsidRDefault="001B4456" w:rsidP="00EC043B">
      <w:pPr>
        <w:ind w:left="360"/>
        <w:jc w:val="center"/>
        <w:rPr>
          <w:del w:id="119" w:author="Pouya Javadzadeh" w:date="2013-11-06T18:43:00Z"/>
          <w:b/>
          <w:bCs/>
        </w:rPr>
      </w:pPr>
      <w:del w:id="120" w:author="Pouya Javadzadeh" w:date="2013-11-06T18:43:00Z">
        <w:r>
          <w:rPr>
            <w:b/>
            <w:bCs/>
            <w:noProof/>
            <w:rPrChange w:id="121">
              <w:rPr>
                <w:noProof/>
              </w:rPr>
            </w:rPrChange>
          </w:rPr>
          <w:drawing>
            <wp:inline distT="0" distB="0" distL="0" distR="0" wp14:anchorId="2A542398" wp14:editId="78E639B5">
              <wp:extent cx="7403773" cy="4243799"/>
              <wp:effectExtent l="0" t="127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7397397" cy="4240144"/>
                      </a:xfrm>
                      <a:prstGeom prst="rect">
                        <a:avLst/>
                      </a:prstGeom>
                      <a:noFill/>
                      <a:ln>
                        <a:noFill/>
                      </a:ln>
                    </pic:spPr>
                  </pic:pic>
                </a:graphicData>
              </a:graphic>
            </wp:inline>
          </w:drawing>
        </w:r>
      </w:del>
    </w:p>
    <w:p w:rsidR="003806A1" w:rsidRDefault="00307DCE" w:rsidP="00EC043B">
      <w:pPr>
        <w:ind w:left="360"/>
        <w:jc w:val="center"/>
        <w:rPr>
          <w:b/>
          <w:bCs/>
        </w:rPr>
      </w:pPr>
      <w:r w:rsidRPr="00F933F3">
        <w:rPr>
          <w:b/>
          <w:bCs/>
          <w:noProof/>
        </w:rPr>
        <w:drawing>
          <wp:inline distT="0" distB="0" distL="0" distR="0" wp14:anchorId="1A0AEC5D" wp14:editId="301A6675">
            <wp:extent cx="7308948" cy="4497370"/>
            <wp:effectExtent l="0" t="381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7301780" cy="4492959"/>
                    </a:xfrm>
                    <a:prstGeom prst="rect">
                      <a:avLst/>
                    </a:prstGeom>
                    <a:noFill/>
                    <a:ln>
                      <a:noFill/>
                    </a:ln>
                  </pic:spPr>
                </pic:pic>
              </a:graphicData>
            </a:graphic>
          </wp:inline>
        </w:drawing>
      </w:r>
    </w:p>
    <w:p w:rsidR="003806A1" w:rsidRDefault="003806A1" w:rsidP="00B568B6">
      <w:pPr>
        <w:ind w:left="360"/>
        <w:jc w:val="center"/>
        <w:rPr>
          <w:b/>
          <w:bCs/>
        </w:rPr>
      </w:pPr>
    </w:p>
    <w:p w:rsidR="003806A1" w:rsidRDefault="003806A1" w:rsidP="00B568B6">
      <w:pPr>
        <w:ind w:left="360"/>
        <w:jc w:val="center"/>
        <w:rPr>
          <w:b/>
          <w:bCs/>
        </w:rPr>
      </w:pPr>
    </w:p>
    <w:p w:rsidR="003806A1" w:rsidRDefault="00B0438D" w:rsidP="009329C2">
      <w:pPr>
        <w:ind w:left="360"/>
        <w:jc w:val="center"/>
        <w:rPr>
          <w:b/>
          <w:bCs/>
        </w:rPr>
      </w:pPr>
      <w:bookmarkStart w:id="122" w:name="_Toc371457189"/>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9329C2">
        <w:rPr>
          <w:b/>
          <w:bCs/>
          <w:noProof/>
        </w:rPr>
        <w:t>14</w:t>
      </w:r>
      <w:r w:rsidRPr="000E2C11">
        <w:rPr>
          <w:b/>
          <w:bCs/>
          <w:noProof/>
        </w:rPr>
        <w:fldChar w:fldCharType="end"/>
      </w:r>
      <w:r w:rsidR="003806A1">
        <w:rPr>
          <w:b/>
          <w:bCs/>
        </w:rPr>
        <w:t>:</w:t>
      </w:r>
      <w:bookmarkEnd w:id="122"/>
      <w:r w:rsidR="003806A1">
        <w:rPr>
          <w:b/>
          <w:bCs/>
        </w:rPr>
        <w:t xml:space="preserve"> </w:t>
      </w:r>
      <w:r w:rsidR="001B4456" w:rsidRPr="001B4456">
        <w:rPr>
          <w:b/>
          <w:bCs/>
        </w:rPr>
        <w:t>Maintain Vending Machine</w:t>
      </w:r>
      <w:r w:rsidR="001B4456">
        <w:rPr>
          <w:b/>
          <w:bCs/>
        </w:rPr>
        <w:t xml:space="preserve"> Activity Diagram</w:t>
      </w:r>
    </w:p>
    <w:p w:rsidR="009329C2" w:rsidRDefault="00922E5C" w:rsidP="009329C2">
      <w:pPr>
        <w:ind w:left="360"/>
        <w:jc w:val="center"/>
        <w:rPr>
          <w:b/>
          <w:bCs/>
        </w:rPr>
      </w:pPr>
      <w:r>
        <w:rPr>
          <w:b/>
          <w:bCs/>
        </w:rPr>
        <w:br w:type="page"/>
      </w:r>
    </w:p>
    <w:p w:rsidR="003806A1" w:rsidRDefault="003806A1" w:rsidP="00B568B6">
      <w:pPr>
        <w:ind w:left="360"/>
        <w:jc w:val="center"/>
        <w:rPr>
          <w:b/>
          <w:bCs/>
        </w:rPr>
      </w:pPr>
    </w:p>
    <w:p w:rsidR="003806A1" w:rsidRDefault="00395634" w:rsidP="00B568B6">
      <w:pPr>
        <w:ind w:left="360"/>
        <w:jc w:val="center"/>
        <w:rPr>
          <w:b/>
          <w:bCs/>
        </w:rPr>
      </w:pPr>
      <w:r>
        <w:rPr>
          <w:b/>
          <w:bCs/>
          <w:noProof/>
        </w:rPr>
        <w:drawing>
          <wp:inline distT="0" distB="0" distL="0" distR="0" wp14:anchorId="4124CA44" wp14:editId="3B705C5C">
            <wp:extent cx="4485640" cy="1845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5640" cy="1845945"/>
                    </a:xfrm>
                    <a:prstGeom prst="rect">
                      <a:avLst/>
                    </a:prstGeom>
                    <a:noFill/>
                    <a:ln>
                      <a:noFill/>
                    </a:ln>
                  </pic:spPr>
                </pic:pic>
              </a:graphicData>
            </a:graphic>
          </wp:inline>
        </w:drawing>
      </w:r>
    </w:p>
    <w:p w:rsidR="003806A1" w:rsidRDefault="003806A1" w:rsidP="00B568B6">
      <w:pPr>
        <w:ind w:left="360"/>
        <w:jc w:val="center"/>
        <w:rPr>
          <w:b/>
          <w:bCs/>
        </w:rPr>
      </w:pPr>
    </w:p>
    <w:p w:rsidR="009329C2" w:rsidRDefault="009329C2" w:rsidP="00B568B6">
      <w:pPr>
        <w:ind w:left="360"/>
        <w:jc w:val="center"/>
        <w:rPr>
          <w:b/>
          <w:bCs/>
        </w:rPr>
      </w:pPr>
    </w:p>
    <w:p w:rsidR="009329C2" w:rsidRDefault="009329C2" w:rsidP="009329C2">
      <w:pPr>
        <w:ind w:left="360"/>
        <w:jc w:val="center"/>
        <w:rPr>
          <w:b/>
          <w:bCs/>
        </w:rPr>
      </w:pPr>
      <w:bookmarkStart w:id="123" w:name="_Toc371457190"/>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Pr>
          <w:b/>
          <w:bCs/>
          <w:noProof/>
        </w:rPr>
        <w:t>15</w:t>
      </w:r>
      <w:r w:rsidRPr="000E2C11">
        <w:rPr>
          <w:b/>
          <w:bCs/>
          <w:noProof/>
        </w:rPr>
        <w:fldChar w:fldCharType="end"/>
      </w:r>
      <w:r>
        <w:rPr>
          <w:b/>
          <w:bCs/>
        </w:rPr>
        <w:t>:</w:t>
      </w:r>
      <w:bookmarkEnd w:id="123"/>
      <w:r>
        <w:rPr>
          <w:b/>
          <w:bCs/>
        </w:rPr>
        <w:t xml:space="preserve"> </w:t>
      </w:r>
      <w:r w:rsidR="001B4456">
        <w:rPr>
          <w:b/>
          <w:bCs/>
        </w:rPr>
        <w:t>Drink query</w:t>
      </w:r>
    </w:p>
    <w:p w:rsidR="009329C2" w:rsidRDefault="009329C2" w:rsidP="009329C2">
      <w:pPr>
        <w:ind w:left="360"/>
        <w:jc w:val="center"/>
        <w:rPr>
          <w:b/>
          <w:bCs/>
        </w:rPr>
      </w:pPr>
    </w:p>
    <w:p w:rsidR="009329C2" w:rsidRDefault="009329C2" w:rsidP="009329C2">
      <w:pPr>
        <w:ind w:left="360"/>
        <w:jc w:val="center"/>
        <w:rPr>
          <w:b/>
          <w:bCs/>
        </w:rPr>
      </w:pPr>
    </w:p>
    <w:p w:rsidR="009329C2" w:rsidRDefault="00395634" w:rsidP="009329C2">
      <w:pPr>
        <w:ind w:left="360"/>
        <w:jc w:val="center"/>
        <w:rPr>
          <w:b/>
          <w:bCs/>
        </w:rPr>
      </w:pPr>
      <w:r>
        <w:rPr>
          <w:b/>
          <w:bCs/>
          <w:noProof/>
        </w:rPr>
        <w:drawing>
          <wp:inline distT="0" distB="0" distL="0" distR="0" wp14:anchorId="61FA9DFF" wp14:editId="668C27C9">
            <wp:extent cx="4477385" cy="2441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7385" cy="2441575"/>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24" w:name="_Toc371457191"/>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Pr>
          <w:b/>
          <w:bCs/>
          <w:noProof/>
        </w:rPr>
        <w:t>16</w:t>
      </w:r>
      <w:r w:rsidRPr="000E2C11">
        <w:rPr>
          <w:b/>
          <w:bCs/>
          <w:noProof/>
        </w:rPr>
        <w:fldChar w:fldCharType="end"/>
      </w:r>
      <w:r>
        <w:rPr>
          <w:b/>
          <w:bCs/>
        </w:rPr>
        <w:t>:</w:t>
      </w:r>
      <w:bookmarkEnd w:id="124"/>
      <w:r>
        <w:rPr>
          <w:b/>
          <w:bCs/>
        </w:rPr>
        <w:t xml:space="preserve"> </w:t>
      </w:r>
      <w:r w:rsidR="00395634">
        <w:rPr>
          <w:b/>
          <w:bCs/>
        </w:rPr>
        <w:t>Update price</w:t>
      </w:r>
    </w:p>
    <w:p w:rsidR="009329C2" w:rsidRDefault="009329C2" w:rsidP="009329C2">
      <w:pPr>
        <w:ind w:left="360"/>
        <w:jc w:val="center"/>
        <w:rPr>
          <w:b/>
          <w:bCs/>
        </w:rPr>
      </w:pPr>
    </w:p>
    <w:p w:rsidR="009329C2" w:rsidRDefault="009329C2" w:rsidP="009329C2">
      <w:pPr>
        <w:ind w:left="360"/>
        <w:jc w:val="center"/>
        <w:rPr>
          <w:b/>
          <w:bCs/>
        </w:rPr>
      </w:pPr>
    </w:p>
    <w:p w:rsidR="009329C2" w:rsidRDefault="00395634" w:rsidP="009329C2">
      <w:pPr>
        <w:ind w:left="360"/>
        <w:jc w:val="center"/>
        <w:rPr>
          <w:b/>
          <w:bCs/>
        </w:rPr>
      </w:pPr>
      <w:r>
        <w:rPr>
          <w:b/>
          <w:bCs/>
          <w:noProof/>
        </w:rPr>
        <w:drawing>
          <wp:inline distT="0" distB="0" distL="0" distR="0" wp14:anchorId="4D50B4BD" wp14:editId="2C3289FB">
            <wp:extent cx="4597560" cy="190220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1759" cy="1903937"/>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25" w:name="_Toc371457192"/>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Pr>
          <w:b/>
          <w:bCs/>
          <w:noProof/>
        </w:rPr>
        <w:t>17</w:t>
      </w:r>
      <w:r w:rsidRPr="000E2C11">
        <w:rPr>
          <w:b/>
          <w:bCs/>
          <w:noProof/>
        </w:rPr>
        <w:fldChar w:fldCharType="end"/>
      </w:r>
      <w:r>
        <w:rPr>
          <w:b/>
          <w:bCs/>
        </w:rPr>
        <w:t>:</w:t>
      </w:r>
      <w:bookmarkEnd w:id="125"/>
      <w:r>
        <w:rPr>
          <w:b/>
          <w:bCs/>
        </w:rPr>
        <w:t xml:space="preserve"> </w:t>
      </w:r>
      <w:r w:rsidR="00395634">
        <w:rPr>
          <w:b/>
          <w:bCs/>
        </w:rPr>
        <w:t>Total money query</w:t>
      </w:r>
    </w:p>
    <w:p w:rsidR="009329C2" w:rsidRDefault="009329C2" w:rsidP="009329C2">
      <w:pPr>
        <w:ind w:left="360"/>
        <w:jc w:val="center"/>
        <w:rPr>
          <w:b/>
          <w:bCs/>
        </w:rPr>
      </w:pPr>
    </w:p>
    <w:p w:rsidR="009329C2" w:rsidRDefault="009329C2" w:rsidP="009329C2">
      <w:pPr>
        <w:ind w:left="360"/>
        <w:jc w:val="center"/>
        <w:rPr>
          <w:b/>
          <w:bCs/>
        </w:rPr>
      </w:pPr>
    </w:p>
    <w:p w:rsidR="009329C2" w:rsidRDefault="00314073" w:rsidP="009329C2">
      <w:pPr>
        <w:ind w:left="360"/>
        <w:jc w:val="center"/>
        <w:rPr>
          <w:b/>
          <w:bCs/>
        </w:rPr>
      </w:pPr>
      <w:r>
        <w:rPr>
          <w:b/>
          <w:bCs/>
          <w:noProof/>
        </w:rPr>
        <w:drawing>
          <wp:inline distT="0" distB="0" distL="0" distR="0">
            <wp:extent cx="4649956" cy="159345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2818" cy="1594439"/>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26" w:name="_Toc371457193"/>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Pr>
          <w:b/>
          <w:bCs/>
          <w:noProof/>
        </w:rPr>
        <w:t>18</w:t>
      </w:r>
      <w:r w:rsidRPr="000E2C11">
        <w:rPr>
          <w:b/>
          <w:bCs/>
          <w:noProof/>
        </w:rPr>
        <w:fldChar w:fldCharType="end"/>
      </w:r>
      <w:r>
        <w:rPr>
          <w:b/>
          <w:bCs/>
        </w:rPr>
        <w:t>:</w:t>
      </w:r>
      <w:bookmarkEnd w:id="126"/>
      <w:r>
        <w:rPr>
          <w:b/>
          <w:bCs/>
        </w:rPr>
        <w:t xml:space="preserve"> </w:t>
      </w:r>
      <w:r w:rsidR="00314073">
        <w:rPr>
          <w:b/>
          <w:bCs/>
        </w:rPr>
        <w:t>Collect all cash</w:t>
      </w:r>
    </w:p>
    <w:p w:rsidR="009329C2" w:rsidRDefault="009329C2" w:rsidP="009329C2">
      <w:pPr>
        <w:ind w:left="360"/>
        <w:jc w:val="center"/>
        <w:rPr>
          <w:b/>
          <w:bCs/>
        </w:rPr>
      </w:pPr>
    </w:p>
    <w:p w:rsidR="009329C2" w:rsidRDefault="009329C2" w:rsidP="009329C2">
      <w:pPr>
        <w:ind w:left="360"/>
        <w:jc w:val="center"/>
        <w:rPr>
          <w:b/>
          <w:bCs/>
        </w:rPr>
      </w:pPr>
    </w:p>
    <w:p w:rsidR="009329C2" w:rsidRDefault="005E7378" w:rsidP="009329C2">
      <w:pPr>
        <w:ind w:left="360"/>
        <w:jc w:val="center"/>
        <w:rPr>
          <w:b/>
          <w:bCs/>
        </w:rPr>
      </w:pPr>
      <w:r>
        <w:rPr>
          <w:b/>
          <w:bCs/>
          <w:noProof/>
        </w:rPr>
        <w:drawing>
          <wp:inline distT="0" distB="0" distL="0" distR="0">
            <wp:extent cx="4646346" cy="255827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9065" cy="2554261"/>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27" w:name="_Toc371457194"/>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Pr>
          <w:b/>
          <w:bCs/>
          <w:noProof/>
        </w:rPr>
        <w:t>19</w:t>
      </w:r>
      <w:r w:rsidRPr="000E2C11">
        <w:rPr>
          <w:b/>
          <w:bCs/>
          <w:noProof/>
        </w:rPr>
        <w:fldChar w:fldCharType="end"/>
      </w:r>
      <w:r>
        <w:rPr>
          <w:b/>
          <w:bCs/>
        </w:rPr>
        <w:t>:</w:t>
      </w:r>
      <w:bookmarkEnd w:id="127"/>
      <w:r>
        <w:rPr>
          <w:b/>
          <w:bCs/>
        </w:rPr>
        <w:t xml:space="preserve"> </w:t>
      </w:r>
      <w:r w:rsidR="005E7378">
        <w:rPr>
          <w:b/>
          <w:bCs/>
        </w:rPr>
        <w:t>Update drinks</w:t>
      </w:r>
    </w:p>
    <w:p w:rsidR="009329C2" w:rsidRDefault="009329C2" w:rsidP="009329C2">
      <w:pPr>
        <w:ind w:left="360"/>
        <w:jc w:val="center"/>
        <w:rPr>
          <w:b/>
          <w:bCs/>
        </w:rPr>
      </w:pPr>
    </w:p>
    <w:p w:rsidR="009329C2" w:rsidRDefault="009329C2" w:rsidP="009329C2">
      <w:pPr>
        <w:ind w:left="360"/>
        <w:jc w:val="center"/>
        <w:rPr>
          <w:b/>
          <w:bCs/>
        </w:rPr>
      </w:pPr>
    </w:p>
    <w:p w:rsidR="009329C2" w:rsidRDefault="00C46BC4" w:rsidP="009329C2">
      <w:pPr>
        <w:ind w:left="360"/>
        <w:jc w:val="center"/>
        <w:rPr>
          <w:b/>
          <w:bCs/>
        </w:rPr>
      </w:pPr>
      <w:r>
        <w:rPr>
          <w:b/>
          <w:bCs/>
          <w:noProof/>
        </w:rPr>
        <w:drawing>
          <wp:inline distT="0" distB="0" distL="0" distR="0">
            <wp:extent cx="5274945" cy="261593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2615937"/>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28" w:name="_Toc371457195"/>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Pr>
          <w:b/>
          <w:bCs/>
          <w:noProof/>
        </w:rPr>
        <w:t>20</w:t>
      </w:r>
      <w:r w:rsidRPr="000E2C11">
        <w:rPr>
          <w:b/>
          <w:bCs/>
          <w:noProof/>
        </w:rPr>
        <w:fldChar w:fldCharType="end"/>
      </w:r>
      <w:r>
        <w:rPr>
          <w:b/>
          <w:bCs/>
        </w:rPr>
        <w:t>:</w:t>
      </w:r>
      <w:bookmarkEnd w:id="128"/>
      <w:r>
        <w:rPr>
          <w:b/>
          <w:bCs/>
        </w:rPr>
        <w:t xml:space="preserve"> </w:t>
      </w:r>
      <w:r w:rsidR="00C46BC4">
        <w:rPr>
          <w:b/>
          <w:bCs/>
        </w:rPr>
        <w:t>Denomination query</w:t>
      </w:r>
    </w:p>
    <w:p w:rsidR="009329C2" w:rsidRDefault="009329C2" w:rsidP="009329C2">
      <w:pPr>
        <w:ind w:left="360"/>
        <w:jc w:val="center"/>
        <w:rPr>
          <w:b/>
          <w:bCs/>
        </w:rPr>
      </w:pPr>
    </w:p>
    <w:p w:rsidR="009329C2" w:rsidRDefault="009329C2" w:rsidP="009329C2">
      <w:pPr>
        <w:ind w:left="360"/>
        <w:jc w:val="center"/>
        <w:rPr>
          <w:b/>
          <w:bCs/>
        </w:rPr>
      </w:pPr>
    </w:p>
    <w:p w:rsidR="009329C2" w:rsidRDefault="0000439A" w:rsidP="009329C2">
      <w:pPr>
        <w:ind w:left="360"/>
        <w:jc w:val="center"/>
        <w:rPr>
          <w:b/>
          <w:bCs/>
        </w:rPr>
      </w:pPr>
      <w:r>
        <w:rPr>
          <w:b/>
          <w:bCs/>
          <w:noProof/>
        </w:rPr>
        <w:drawing>
          <wp:inline distT="0" distB="0" distL="0" distR="0">
            <wp:extent cx="5236210" cy="17341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6210" cy="1734185"/>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9329C2" w:rsidRDefault="009329C2" w:rsidP="009329C2">
      <w:pPr>
        <w:ind w:left="360"/>
        <w:jc w:val="center"/>
        <w:rPr>
          <w:b/>
          <w:bCs/>
        </w:rPr>
      </w:pPr>
      <w:bookmarkStart w:id="129" w:name="_Toc371457196"/>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9D7656">
        <w:rPr>
          <w:b/>
          <w:bCs/>
          <w:noProof/>
        </w:rPr>
        <w:t>21</w:t>
      </w:r>
      <w:r w:rsidRPr="000E2C11">
        <w:rPr>
          <w:b/>
          <w:bCs/>
          <w:noProof/>
        </w:rPr>
        <w:fldChar w:fldCharType="end"/>
      </w:r>
      <w:r>
        <w:rPr>
          <w:b/>
          <w:bCs/>
        </w:rPr>
        <w:t>:</w:t>
      </w:r>
      <w:bookmarkEnd w:id="129"/>
      <w:r>
        <w:rPr>
          <w:b/>
          <w:bCs/>
        </w:rPr>
        <w:t xml:space="preserve"> </w:t>
      </w:r>
      <w:r w:rsidR="0000439A">
        <w:rPr>
          <w:b/>
          <w:bCs/>
        </w:rPr>
        <w:t>Update denomination</w:t>
      </w:r>
    </w:p>
    <w:p w:rsidR="009329C2" w:rsidRDefault="009329C2" w:rsidP="009329C2">
      <w:pPr>
        <w:ind w:left="360"/>
        <w:jc w:val="center"/>
        <w:rPr>
          <w:b/>
          <w:bCs/>
        </w:rPr>
      </w:pPr>
    </w:p>
    <w:p w:rsidR="009329C2" w:rsidRDefault="009329C2" w:rsidP="009329C2">
      <w:pPr>
        <w:ind w:left="360"/>
        <w:jc w:val="center"/>
        <w:rPr>
          <w:b/>
          <w:bCs/>
        </w:rPr>
      </w:pPr>
    </w:p>
    <w:p w:rsidR="009329C2" w:rsidRDefault="0000439A" w:rsidP="009329C2">
      <w:pPr>
        <w:ind w:left="360"/>
        <w:jc w:val="center"/>
        <w:rPr>
          <w:b/>
          <w:bCs/>
        </w:rPr>
      </w:pPr>
      <w:r>
        <w:rPr>
          <w:b/>
          <w:bCs/>
          <w:noProof/>
        </w:rPr>
        <w:drawing>
          <wp:inline distT="0" distB="0" distL="0" distR="0">
            <wp:extent cx="5274945" cy="3726647"/>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945" cy="3726647"/>
                    </a:xfrm>
                    <a:prstGeom prst="rect">
                      <a:avLst/>
                    </a:prstGeom>
                    <a:noFill/>
                    <a:ln>
                      <a:noFill/>
                    </a:ln>
                  </pic:spPr>
                </pic:pic>
              </a:graphicData>
            </a:graphic>
          </wp:inline>
        </w:drawing>
      </w:r>
    </w:p>
    <w:p w:rsidR="009329C2" w:rsidRDefault="009329C2" w:rsidP="009329C2">
      <w:pPr>
        <w:ind w:left="360"/>
        <w:jc w:val="center"/>
        <w:rPr>
          <w:b/>
          <w:bCs/>
        </w:rPr>
      </w:pPr>
    </w:p>
    <w:p w:rsidR="009329C2" w:rsidRDefault="009329C2" w:rsidP="009329C2">
      <w:pPr>
        <w:ind w:left="360"/>
        <w:jc w:val="center"/>
        <w:rPr>
          <w:b/>
          <w:bCs/>
        </w:rPr>
      </w:pPr>
    </w:p>
    <w:p w:rsidR="0000439A" w:rsidRDefault="0000439A" w:rsidP="0000439A">
      <w:pPr>
        <w:ind w:left="360"/>
        <w:jc w:val="center"/>
        <w:rPr>
          <w:b/>
          <w:bCs/>
        </w:rPr>
      </w:pPr>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9D7656">
        <w:rPr>
          <w:b/>
          <w:bCs/>
          <w:noProof/>
        </w:rPr>
        <w:t>22</w:t>
      </w:r>
      <w:r w:rsidRPr="000E2C11">
        <w:rPr>
          <w:b/>
          <w:bCs/>
          <w:noProof/>
        </w:rPr>
        <w:fldChar w:fldCharType="end"/>
      </w:r>
      <w:r>
        <w:rPr>
          <w:b/>
          <w:bCs/>
        </w:rPr>
        <w:t>: Update VMCS</w:t>
      </w:r>
    </w:p>
    <w:p w:rsidR="0000439A" w:rsidRDefault="0000439A" w:rsidP="0000439A">
      <w:pPr>
        <w:ind w:left="360"/>
        <w:jc w:val="center"/>
        <w:rPr>
          <w:b/>
          <w:bCs/>
        </w:rPr>
      </w:pPr>
    </w:p>
    <w:p w:rsidR="0000439A" w:rsidRDefault="0000439A" w:rsidP="0000439A">
      <w:pPr>
        <w:ind w:left="360"/>
        <w:jc w:val="center"/>
        <w:rPr>
          <w:b/>
          <w:bCs/>
        </w:rPr>
      </w:pPr>
    </w:p>
    <w:p w:rsidR="0000439A" w:rsidRDefault="00D64C70" w:rsidP="0000439A">
      <w:pPr>
        <w:ind w:left="360"/>
        <w:jc w:val="center"/>
        <w:rPr>
          <w:b/>
          <w:bCs/>
        </w:rPr>
      </w:pPr>
      <w:r>
        <w:rPr>
          <w:b/>
          <w:bCs/>
          <w:noProof/>
        </w:rPr>
        <w:drawing>
          <wp:inline distT="0" distB="0" distL="0" distR="0">
            <wp:extent cx="5236210" cy="17341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6210" cy="1734185"/>
                    </a:xfrm>
                    <a:prstGeom prst="rect">
                      <a:avLst/>
                    </a:prstGeom>
                    <a:noFill/>
                    <a:ln>
                      <a:noFill/>
                    </a:ln>
                  </pic:spPr>
                </pic:pic>
              </a:graphicData>
            </a:graphic>
          </wp:inline>
        </w:drawing>
      </w:r>
    </w:p>
    <w:p w:rsidR="0000439A" w:rsidRDefault="0000439A" w:rsidP="0000439A">
      <w:pPr>
        <w:ind w:left="360"/>
        <w:jc w:val="center"/>
        <w:rPr>
          <w:b/>
          <w:bCs/>
        </w:rPr>
      </w:pPr>
    </w:p>
    <w:p w:rsidR="0000439A" w:rsidRDefault="0000439A" w:rsidP="0000439A">
      <w:pPr>
        <w:ind w:left="360"/>
        <w:jc w:val="center"/>
        <w:rPr>
          <w:b/>
          <w:bCs/>
        </w:rPr>
      </w:pPr>
    </w:p>
    <w:p w:rsidR="0000439A" w:rsidRDefault="0000439A" w:rsidP="0000439A">
      <w:pPr>
        <w:ind w:left="360"/>
        <w:jc w:val="center"/>
        <w:rPr>
          <w:b/>
          <w:bCs/>
        </w:rPr>
      </w:pPr>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Pr>
          <w:b/>
          <w:bCs/>
          <w:noProof/>
        </w:rPr>
        <w:t>21</w:t>
      </w:r>
      <w:r w:rsidRPr="000E2C11">
        <w:rPr>
          <w:b/>
          <w:bCs/>
          <w:noProof/>
        </w:rPr>
        <w:fldChar w:fldCharType="end"/>
      </w:r>
      <w:r>
        <w:rPr>
          <w:b/>
          <w:bCs/>
        </w:rPr>
        <w:t>: Update denomination</w:t>
      </w:r>
    </w:p>
    <w:p w:rsidR="0000439A" w:rsidRDefault="0000439A" w:rsidP="0000439A">
      <w:pPr>
        <w:ind w:left="360"/>
        <w:jc w:val="center"/>
        <w:rPr>
          <w:b/>
          <w:bCs/>
        </w:rPr>
      </w:pPr>
    </w:p>
    <w:p w:rsidR="0000439A" w:rsidRDefault="0000439A" w:rsidP="0000439A">
      <w:pPr>
        <w:ind w:left="360"/>
        <w:jc w:val="center"/>
        <w:rPr>
          <w:b/>
          <w:bCs/>
        </w:rPr>
      </w:pPr>
    </w:p>
    <w:p w:rsidR="0000439A" w:rsidRDefault="0000439A" w:rsidP="0000439A">
      <w:pPr>
        <w:ind w:left="360"/>
        <w:jc w:val="center"/>
        <w:rPr>
          <w:b/>
          <w:bCs/>
        </w:rPr>
      </w:pPr>
    </w:p>
    <w:p w:rsidR="0000439A" w:rsidRDefault="0000439A" w:rsidP="0000439A">
      <w:pPr>
        <w:ind w:left="360"/>
        <w:jc w:val="center"/>
        <w:rPr>
          <w:b/>
          <w:bCs/>
        </w:rPr>
      </w:pPr>
    </w:p>
    <w:p w:rsidR="0000439A" w:rsidRDefault="0000439A" w:rsidP="0000439A">
      <w:pPr>
        <w:ind w:left="360"/>
        <w:jc w:val="center"/>
        <w:rPr>
          <w:b/>
          <w:bCs/>
        </w:rPr>
      </w:pPr>
    </w:p>
    <w:p w:rsidR="00D64C70" w:rsidRDefault="00D64C70" w:rsidP="00CD1320">
      <w:pPr>
        <w:ind w:left="360"/>
        <w:jc w:val="center"/>
        <w:rPr>
          <w:b/>
          <w:bCs/>
        </w:rPr>
      </w:pPr>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A57091">
        <w:rPr>
          <w:b/>
          <w:bCs/>
          <w:noProof/>
        </w:rPr>
        <w:t>24</w:t>
      </w:r>
      <w:r w:rsidRPr="000E2C11">
        <w:rPr>
          <w:b/>
          <w:bCs/>
          <w:noProof/>
        </w:rPr>
        <w:fldChar w:fldCharType="end"/>
      </w:r>
      <w:r>
        <w:rPr>
          <w:b/>
          <w:bCs/>
        </w:rPr>
        <w:t xml:space="preserve">: </w:t>
      </w: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CD1320">
      <w:pPr>
        <w:ind w:left="360"/>
        <w:jc w:val="center"/>
        <w:rPr>
          <w:b/>
          <w:bCs/>
        </w:rPr>
      </w:pPr>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A57091">
        <w:rPr>
          <w:b/>
          <w:bCs/>
          <w:noProof/>
        </w:rPr>
        <w:t>25</w:t>
      </w:r>
      <w:r w:rsidRPr="000E2C11">
        <w:rPr>
          <w:b/>
          <w:bCs/>
          <w:noProof/>
        </w:rPr>
        <w:fldChar w:fldCharType="end"/>
      </w:r>
      <w:r>
        <w:rPr>
          <w:b/>
          <w:bCs/>
        </w:rPr>
        <w:t xml:space="preserve">: </w:t>
      </w: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CD1320">
      <w:pPr>
        <w:ind w:left="360"/>
        <w:jc w:val="center"/>
        <w:rPr>
          <w:b/>
          <w:bCs/>
        </w:rPr>
      </w:pPr>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A57091">
        <w:rPr>
          <w:b/>
          <w:bCs/>
          <w:noProof/>
        </w:rPr>
        <w:t>26</w:t>
      </w:r>
      <w:r w:rsidRPr="000E2C11">
        <w:rPr>
          <w:b/>
          <w:bCs/>
          <w:noProof/>
        </w:rPr>
        <w:fldChar w:fldCharType="end"/>
      </w:r>
      <w:r>
        <w:rPr>
          <w:b/>
          <w:bCs/>
        </w:rPr>
        <w:t xml:space="preserve">: </w:t>
      </w: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CD1320">
      <w:pPr>
        <w:ind w:left="360"/>
        <w:jc w:val="center"/>
        <w:rPr>
          <w:b/>
          <w:bCs/>
        </w:rPr>
      </w:pPr>
      <w:r w:rsidRPr="000E2C11">
        <w:rPr>
          <w:b/>
          <w:bCs/>
        </w:rPr>
        <w:t xml:space="preserve">Figure </w:t>
      </w:r>
      <w:r w:rsidRPr="000E2C11">
        <w:rPr>
          <w:b/>
          <w:bCs/>
        </w:rPr>
        <w:fldChar w:fldCharType="begin"/>
      </w:r>
      <w:r w:rsidRPr="000E2C11">
        <w:rPr>
          <w:b/>
          <w:bCs/>
        </w:rPr>
        <w:instrText xml:space="preserve"> SEQ Figure \* ARABIC </w:instrText>
      </w:r>
      <w:r w:rsidRPr="000E2C11">
        <w:rPr>
          <w:b/>
          <w:bCs/>
        </w:rPr>
        <w:fldChar w:fldCharType="separate"/>
      </w:r>
      <w:r w:rsidR="00A57091">
        <w:rPr>
          <w:b/>
          <w:bCs/>
          <w:noProof/>
        </w:rPr>
        <w:t>27</w:t>
      </w:r>
      <w:r w:rsidRPr="000E2C11">
        <w:rPr>
          <w:b/>
          <w:bCs/>
          <w:noProof/>
        </w:rPr>
        <w:fldChar w:fldCharType="end"/>
      </w:r>
      <w:r>
        <w:rPr>
          <w:b/>
          <w:bCs/>
        </w:rPr>
        <w:t xml:space="preserve">: </w:t>
      </w: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D64C70" w:rsidRDefault="00D64C70" w:rsidP="00D64C70">
      <w:pPr>
        <w:ind w:left="360"/>
        <w:jc w:val="center"/>
        <w:rPr>
          <w:b/>
          <w:bCs/>
        </w:rPr>
      </w:pPr>
    </w:p>
    <w:p w:rsidR="00B568B6" w:rsidRDefault="00B568B6" w:rsidP="0000439A">
      <w:pPr>
        <w:ind w:left="360"/>
        <w:jc w:val="center"/>
        <w:rPr>
          <w:b/>
          <w:bCs/>
        </w:rPr>
      </w:pPr>
    </w:p>
    <w:sectPr w:rsidR="00B568B6" w:rsidSect="00111017">
      <w:headerReference w:type="default" r:id="rId48"/>
      <w:footerReference w:type="default" r:id="rId49"/>
      <w:pgSz w:w="11907" w:h="16839" w:code="9"/>
      <w:pgMar w:top="1440" w:right="1800" w:bottom="2016" w:left="1800" w:header="720" w:footer="720" w:gutter="0"/>
      <w:pgNumType w:start="1"/>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Pouya Javadzadeh" w:date="2013-11-03T16:00:00Z" w:initials="PJ">
    <w:p w:rsidR="00ED51D4" w:rsidRDefault="00ED51D4" w:rsidP="00047E71">
      <w:pPr>
        <w:pStyle w:val="CommentText"/>
      </w:pPr>
      <w:r>
        <w:rPr>
          <w:rStyle w:val="CommentReference"/>
        </w:rPr>
        <w:annotationRef/>
      </w:r>
      <w:r>
        <w:t>Update list of figures</w:t>
      </w:r>
    </w:p>
  </w:comment>
  <w:comment w:id="11" w:author="Pouya Javadzadeh" w:date="2013-11-03T16:00:00Z" w:initials="PJ">
    <w:p w:rsidR="00ED51D4" w:rsidRDefault="00ED51D4" w:rsidP="00047E71">
      <w:pPr>
        <w:pStyle w:val="CommentText"/>
      </w:pPr>
      <w:r>
        <w:rPr>
          <w:rStyle w:val="CommentReference"/>
        </w:rPr>
        <w:annotationRef/>
      </w:r>
      <w:r>
        <w:t>Update list of tables</w:t>
      </w:r>
    </w:p>
  </w:comment>
  <w:comment w:id="38" w:author="Pouya Javadzadeh" w:date="2013-10-28T10:16:00Z" w:initials="PJ">
    <w:p w:rsidR="00ED51D4" w:rsidRDefault="00ED51D4">
      <w:pPr>
        <w:pStyle w:val="CommentText"/>
      </w:pPr>
      <w:r>
        <w:rPr>
          <w:rStyle w:val="CommentReference"/>
        </w:rPr>
        <w:annotationRef/>
      </w:r>
      <w:r>
        <w:t>Edit and review documents</w:t>
      </w:r>
    </w:p>
  </w:comment>
  <w:comment w:id="63" w:author="Pouya Javadzadeh" w:date="2013-10-29T13:12:00Z" w:initials="PJ">
    <w:p w:rsidR="00ED51D4" w:rsidRDefault="00ED51D4">
      <w:pPr>
        <w:pStyle w:val="CommentText"/>
      </w:pPr>
      <w:r>
        <w:rPr>
          <w:rStyle w:val="CommentReference"/>
        </w:rPr>
        <w:annotationRef/>
      </w:r>
      <w:r>
        <w:t>Check for roman numbering</w:t>
      </w:r>
    </w:p>
  </w:comment>
  <w:comment w:id="64" w:author="Pouya Javadzadeh" w:date="2013-10-17T11:28:00Z" w:initials="PJ">
    <w:p w:rsidR="00ED51D4" w:rsidRDefault="00ED51D4">
      <w:pPr>
        <w:pStyle w:val="CommentText"/>
      </w:pPr>
      <w:r>
        <w:rPr>
          <w:rStyle w:val="CommentReference"/>
        </w:rPr>
        <w:annotationRef/>
      </w:r>
      <w:r>
        <w:t>Put the picture of the panel</w:t>
      </w:r>
    </w:p>
  </w:comment>
  <w:comment w:id="65" w:author="Pouya Javadzadeh" w:date="2013-10-25T11:44:00Z" w:initials="PJ">
    <w:p w:rsidR="00ED51D4" w:rsidRDefault="00ED51D4">
      <w:pPr>
        <w:pStyle w:val="CommentText"/>
      </w:pPr>
      <w:r>
        <w:rPr>
          <w:rStyle w:val="CommentReference"/>
        </w:rPr>
        <w:annotationRef/>
      </w:r>
      <w:r>
        <w:t>REPLACE</w:t>
      </w:r>
    </w:p>
  </w:comment>
  <w:comment w:id="72" w:author="Pouya Javadzadeh" w:date="2013-10-22T14:40:00Z" w:initials="PJ">
    <w:p w:rsidR="00ED51D4" w:rsidRDefault="00ED51D4" w:rsidP="00E630FA">
      <w:pPr>
        <w:pStyle w:val="CommentText"/>
      </w:pPr>
      <w:r>
        <w:rPr>
          <w:rStyle w:val="CommentReference"/>
        </w:rPr>
        <w:annotationRef/>
      </w:r>
      <w:r>
        <w:t>How can the maintainer updates the new value in this panel?</w:t>
      </w:r>
    </w:p>
  </w:comment>
  <w:comment w:id="74" w:author="Pouya Javadzadeh" w:date="2013-11-05T19:45:00Z" w:initials="PJ">
    <w:p w:rsidR="00ED51D4" w:rsidRDefault="00ED51D4" w:rsidP="00993F26">
      <w:pPr>
        <w:pStyle w:val="CommentText"/>
      </w:pPr>
      <w:r>
        <w:rPr>
          <w:rStyle w:val="CommentReference"/>
        </w:rPr>
        <w:annotationRef/>
      </w:r>
      <w:r>
        <w:t>Add a new part to the maintainer panel in order to modify the numbers of the drink</w:t>
      </w:r>
    </w:p>
  </w:comment>
  <w:comment w:id="73" w:author="Pouya Javadzadeh" w:date="2013-10-29T13:06:00Z" w:initials="PJ">
    <w:p w:rsidR="00ED51D4" w:rsidRDefault="00ED51D4" w:rsidP="00993F26">
      <w:pPr>
        <w:pStyle w:val="CommentText"/>
      </w:pPr>
      <w:r>
        <w:rPr>
          <w:rStyle w:val="CommentReference"/>
        </w:rPr>
        <w:annotationRef/>
      </w:r>
      <w:r>
        <w:t>Add a new part to the maintainer panel in order to modify the numbers of the drink</w:t>
      </w:r>
    </w:p>
  </w:comment>
  <w:comment w:id="75" w:author="Pouya Javadzadeh" w:date="2013-10-25T11:46:00Z" w:initials="PJ">
    <w:p w:rsidR="00ED51D4" w:rsidRDefault="00ED51D4">
      <w:pPr>
        <w:pStyle w:val="CommentText"/>
      </w:pPr>
      <w:r>
        <w:rPr>
          <w:rStyle w:val="CommentReference"/>
        </w:rPr>
        <w:annotationRef/>
      </w:r>
      <w:r>
        <w:t>REPLACE</w:t>
      </w:r>
    </w:p>
  </w:comment>
  <w:comment w:id="97" w:author="Pouya Javadzadeh" w:date="2013-11-03T19:18:00Z" w:initials="PJ">
    <w:p w:rsidR="00ED51D4" w:rsidRDefault="00ED51D4">
      <w:pPr>
        <w:pStyle w:val="CommentText"/>
      </w:pPr>
      <w:r>
        <w:rPr>
          <w:rStyle w:val="CommentReference"/>
        </w:rPr>
        <w:annotationRef/>
      </w:r>
      <w:r>
        <w:t>HELP</w:t>
      </w:r>
    </w:p>
  </w:comment>
  <w:comment w:id="101" w:author="Pouya Javadzadeh" w:date="2013-10-17T11:35:00Z" w:initials="PJ">
    <w:p w:rsidR="00ED51D4" w:rsidRDefault="00ED51D4">
      <w:pPr>
        <w:pStyle w:val="CommentText"/>
      </w:pPr>
      <w:r>
        <w:rPr>
          <w:rStyle w:val="CommentReference"/>
        </w:rPr>
        <w:annotationRef/>
      </w:r>
      <w:r>
        <w:t>IEEE Info</w:t>
      </w:r>
    </w:p>
    <w:p w:rsidR="00ED51D4" w:rsidRDefault="00ED51D4">
      <w:pPr>
        <w:pStyle w:val="CommentText"/>
      </w:pPr>
    </w:p>
  </w:comment>
  <w:comment w:id="107" w:author="Pouya Javadzadeh" w:date="2013-11-03T16:11:00Z" w:initials="PJ">
    <w:p w:rsidR="00ED51D4" w:rsidRDefault="00ED51D4">
      <w:pPr>
        <w:pStyle w:val="CommentText"/>
      </w:pPr>
      <w:r>
        <w:rPr>
          <w:rStyle w:val="CommentReference"/>
        </w:rPr>
        <w:annotationRef/>
      </w:r>
      <w:r>
        <w:t>Put use case description here!!</w:t>
      </w:r>
    </w:p>
    <w:p w:rsidR="00ED51D4" w:rsidRDefault="00ED51D4">
      <w:pPr>
        <w:pStyle w:val="CommentText"/>
      </w:pPr>
      <w:r>
        <w:t>Activity diagram should be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393" w:rsidRDefault="00BC0393">
      <w:r>
        <w:separator/>
      </w:r>
    </w:p>
  </w:endnote>
  <w:endnote w:type="continuationSeparator" w:id="0">
    <w:p w:rsidR="00BC0393" w:rsidRDefault="00BC0393">
      <w:r>
        <w:continuationSeparator/>
      </w:r>
    </w:p>
  </w:endnote>
  <w:endnote w:type="continuationNotice" w:id="1">
    <w:p w:rsidR="00BC0393" w:rsidRDefault="00BC03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1D4" w:rsidRDefault="00ED51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D51D4" w:rsidRDefault="00ED51D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1D4" w:rsidRDefault="00BC0393" w:rsidP="00E32481">
    <w:pPr>
      <w:pStyle w:val="Footer"/>
      <w:ind w:right="360"/>
    </w:pPr>
    <w:r>
      <w:rPr>
        <w:noProof/>
      </w:rPr>
      <w:pict>
        <v:rect id="_x0000_s2149" style="position:absolute;margin-left:353.4pt;margin-top:-17.45pt;width:45.9pt;height:37.2pt;z-index:251680256">
          <v:textbox style="mso-next-textbox:#_x0000_s2149">
            <w:txbxContent>
              <w:p w:rsidR="00ED51D4" w:rsidRDefault="00ED51D4">
                <w:pPr>
                  <w:spacing w:before="80"/>
                  <w:jc w:val="center"/>
                  <w:rPr>
                    <w:sz w:val="16"/>
                  </w:rPr>
                </w:pPr>
                <w:r>
                  <w:rPr>
                    <w:sz w:val="16"/>
                  </w:rPr>
                  <w:t>A4</w:t>
                </w:r>
              </w:p>
            </w:txbxContent>
          </v:textbox>
        </v:rect>
      </w:pict>
    </w:r>
    <w:r>
      <w:rPr>
        <w:noProof/>
      </w:rPr>
      <w:pict>
        <v:rect id="_x0000_s2134" style="position:absolute;margin-left:-46.8pt;margin-top:-45.85pt;width:187.65pt;height:65.3pt;z-index:251667968" filled="f"/>
      </w:pict>
    </w:r>
    <w:r>
      <w:rPr>
        <w:noProof/>
      </w:rPr>
      <w:pict>
        <v:shapetype id="_x0000_t202" coordsize="21600,21600" o:spt="202" path="m,l,21600r21600,l21600,xe">
          <v:stroke joinstyle="miter"/>
          <v:path gradientshapeok="t" o:connecttype="rect"/>
        </v:shapetype>
        <v:shape id="_x0000_s2150" type="#_x0000_t202" style="position:absolute;margin-left:446pt;margin-top:-17.35pt;width:40pt;height:37.25pt;z-index:251681280">
          <v:textbox style="mso-next-textbox:#_x0000_s2150">
            <w:txbxContent>
              <w:p w:rsidR="00ED51D4" w:rsidRDefault="00ED51D4">
                <w:pPr>
                  <w:spacing w:before="40" w:after="40"/>
                  <w:jc w:val="center"/>
                  <w:rPr>
                    <w:sz w:val="16"/>
                  </w:rPr>
                </w:pPr>
                <w:r>
                  <w:rPr>
                    <w:sz w:val="16"/>
                  </w:rPr>
                  <w:t>Cover</w:t>
                </w:r>
              </w:p>
            </w:txbxContent>
          </v:textbox>
        </v:shape>
      </w:pict>
    </w:r>
    <w:r>
      <w:rPr>
        <w:noProof/>
      </w:rPr>
      <w:pict>
        <v:rect id="_x0000_s2141" style="position:absolute;margin-left:398.7pt;margin-top:-17.45pt;width:47.4pt;height:37.35pt;z-index:251673088">
          <v:textbox style="mso-next-textbox:#_x0000_s2141">
            <w:txbxContent>
              <w:p w:rsidR="00ED51D4" w:rsidRDefault="00ED51D4">
                <w:pPr>
                  <w:spacing w:before="80"/>
                  <w:jc w:val="center"/>
                  <w:rPr>
                    <w:sz w:val="16"/>
                  </w:rPr>
                </w:pPr>
                <w:r>
                  <w:rPr>
                    <w:sz w:val="16"/>
                  </w:rPr>
                  <w:t>-</w:t>
                </w:r>
              </w:p>
            </w:txbxContent>
          </v:textbox>
        </v:rect>
      </w:pict>
    </w:r>
    <w:r>
      <w:rPr>
        <w:noProof/>
      </w:rPr>
      <w:pict>
        <v:shape id="_x0000_s2151" type="#_x0000_t202" style="position:absolute;margin-left:267.5pt;margin-top:-17pt;width:85.75pt;height:36.8pt;z-index:251682304">
          <v:textbox style="mso-next-textbox:#_x0000_s2151">
            <w:txbxContent>
              <w:p w:rsidR="00ED51D4" w:rsidRDefault="00ED51D4">
                <w:pPr>
                  <w:spacing w:before="40" w:after="40"/>
                  <w:jc w:val="center"/>
                  <w:rPr>
                    <w:sz w:val="16"/>
                  </w:rPr>
                </w:pPr>
                <w:r>
                  <w:rPr>
                    <w:sz w:val="16"/>
                  </w:rPr>
                  <w:t>09-01-022</w:t>
                </w:r>
              </w:p>
            </w:txbxContent>
          </v:textbox>
        </v:shape>
      </w:pict>
    </w:r>
    <w:r>
      <w:rPr>
        <w:noProof/>
      </w:rPr>
      <w:pict>
        <v:group id="_x0000_s2144" style="position:absolute;margin-left:140.85pt;margin-top:-32.1pt;width:126.45pt;height:15.5pt;z-index:251676160" coordorigin="4617,14229" coordsize="2529,310">
          <v:rect id="_x0000_s2145" style="position:absolute;left:4617;top:14229;width:2529;height:310" fillcolor="silver">
            <v:textbox style="mso-next-textbox:#_x0000_s2145">
              <w:txbxContent>
                <w:p w:rsidR="00ED51D4" w:rsidRDefault="00ED51D4">
                  <w:pPr>
                    <w:jc w:val="center"/>
                    <w:rPr>
                      <w:b/>
                      <w:sz w:val="12"/>
                    </w:rPr>
                  </w:pPr>
                  <w:r>
                    <w:rPr>
                      <w:b/>
                      <w:sz w:val="12"/>
                    </w:rPr>
                    <w:t>SYSTEM NAME</w:t>
                  </w:r>
                </w:p>
              </w:txbxContent>
            </v:textbox>
          </v:rect>
        </v:group>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6" type="#_x0000_t75" style="position:absolute;margin-left:-44.25pt;margin-top:-32.8pt;width:183.1pt;height:40.2pt;z-index:251687424">
          <v:imagedata r:id="rId1" o:title="UTM-AIS-BI" grayscale="t" bilevel="t"/>
          <w10:wrap type="square"/>
        </v:shape>
      </w:pict>
    </w:r>
    <w:r>
      <w:rPr>
        <w:noProof/>
      </w:rPr>
      <w:pict>
        <v:group id="_x0000_s2160" style="position:absolute;margin-left:-76.35pt;margin-top:-185.3pt;width:32.1pt;height:212.6pt;z-index:251684352" coordorigin="432,7435" coordsize="432,7973">
          <v:rect id="_x0000_s2161" style="position:absolute;left:-3339;top:11206;width:7973;height:432;rotation:90;flip:x" filled="f" stroked="f">
            <v:textbox style="layout-flow:vertical;mso-layout-flow-alt:bottom-to-top;mso-next-textbox:#_x0000_s2161">
              <w:txbxContent>
                <w:p w:rsidR="00ED51D4" w:rsidRDefault="00ED51D4" w:rsidP="00556523">
                  <w:pPr>
                    <w:rPr>
                      <w:sz w:val="10"/>
                    </w:rPr>
                  </w:pPr>
                  <w:r w:rsidRPr="009444BF">
                    <w:rPr>
                      <w:sz w:val="10"/>
                    </w:rPr>
                    <w:t>This document and the information it contains are property of AIS-UTM, © All Copyrights reserved, 2013 and confidential. They shall not be Reproduced nor disclosed to any person except to those having a need to know them without prior written consent of AIS-UTM</w:t>
                  </w:r>
                </w:p>
              </w:txbxContent>
            </v:textbox>
          </v:rect>
        </v:group>
      </w:pict>
    </w:r>
    <w:r>
      <w:rPr>
        <w:noProof/>
      </w:rPr>
      <w:pict>
        <v:rect id="_x0000_s2148" style="position:absolute;margin-left:353.35pt;margin-top:-32.35pt;width:45.9pt;height:14.9pt;z-index:251679232" fillcolor="silver">
          <v:textbox style="mso-next-textbox:#_x0000_s2148">
            <w:txbxContent>
              <w:p w:rsidR="00ED51D4" w:rsidRDefault="00ED51D4">
                <w:pPr>
                  <w:pStyle w:val="BodyText2"/>
                  <w:rPr>
                    <w:sz w:val="12"/>
                  </w:rPr>
                </w:pPr>
                <w:r>
                  <w:rPr>
                    <w:sz w:val="12"/>
                  </w:rPr>
                  <w:t>FORMAT</w:t>
                </w:r>
              </w:p>
            </w:txbxContent>
          </v:textbox>
        </v:rect>
      </w:pict>
    </w:r>
    <w:r>
      <w:rPr>
        <w:noProof/>
      </w:rPr>
      <w:pict>
        <v:rect id="_x0000_s2140" style="position:absolute;margin-left:267.3pt;margin-top:-32.8pt;width:86.65pt;height:20.4pt;z-index:251672064" fillcolor="silver">
          <v:textbox style="mso-next-textbox:#_x0000_s2140">
            <w:txbxContent>
              <w:p w:rsidR="00ED51D4" w:rsidRDefault="00ED51D4">
                <w:pPr>
                  <w:jc w:val="center"/>
                  <w:rPr>
                    <w:b/>
                    <w:sz w:val="12"/>
                  </w:rPr>
                </w:pPr>
                <w:r>
                  <w:rPr>
                    <w:b/>
                    <w:sz w:val="12"/>
                  </w:rPr>
                  <w:t>ITEM NUMBER</w:t>
                </w:r>
              </w:p>
            </w:txbxContent>
          </v:textbox>
        </v:rect>
      </w:pict>
    </w:r>
    <w:r>
      <w:rPr>
        <w:noProof/>
      </w:rPr>
      <w:pict>
        <v:shape id="_x0000_s2147" type="#_x0000_t202" style="position:absolute;margin-left:140.85pt;margin-top:-16.9pt;width:125.1pt;height:35.15pt;z-index:251678208" filled="f" stroked="f">
          <v:textbox style="mso-next-textbox:#_x0000_s2147">
            <w:txbxContent>
              <w:p w:rsidR="00ED51D4" w:rsidRDefault="00ED51D4" w:rsidP="0081315B">
                <w:pPr>
                  <w:pStyle w:val="BodyText3"/>
                  <w:spacing w:before="80" w:line="240" w:lineRule="auto"/>
                </w:pPr>
                <w:r>
                  <w:t>Vending Machine Control System (VMCS)</w:t>
                </w:r>
              </w:p>
            </w:txbxContent>
          </v:textbox>
        </v:shape>
      </w:pict>
    </w:r>
    <w:r>
      <w:rPr>
        <w:noProof/>
      </w:rPr>
      <w:pict>
        <v:rect id="_x0000_s2146" style="position:absolute;margin-left:140.85pt;margin-top:-17.25pt;width:126.45pt;height:36.6pt;z-index:251677184">
          <v:textbox style="mso-next-textbox:#_x0000_s2146">
            <w:txbxContent>
              <w:p w:rsidR="00ED51D4" w:rsidRDefault="00ED51D4">
                <w:pPr>
                  <w:pStyle w:val="Header"/>
                  <w:tabs>
                    <w:tab w:val="clear" w:pos="4320"/>
                    <w:tab w:val="clear" w:pos="8640"/>
                  </w:tabs>
                  <w:jc w:val="center"/>
                </w:pPr>
              </w:p>
            </w:txbxContent>
          </v:textbox>
        </v:rect>
      </w:pict>
    </w:r>
    <w:r>
      <w:rPr>
        <w:noProof/>
      </w:rPr>
      <w:pict>
        <v:shape id="_x0000_s2143" type="#_x0000_t202" style="position:absolute;margin-left:231.95pt;margin-top:-49.3pt;width:223.2pt;height:21.6pt;z-index:251675136" filled="f" stroked="f">
          <v:textbox style="mso-next-textbox:#_x0000_s2143">
            <w:txbxContent>
              <w:p w:rsidR="00ED51D4" w:rsidRDefault="00ED51D4">
                <w:pPr>
                  <w:rPr>
                    <w:b/>
                  </w:rPr>
                </w:pPr>
                <w:r>
                  <w:rPr>
                    <w:b/>
                  </w:rPr>
                  <w:t>DOCUMENT IDENTIFICATION</w:t>
                </w:r>
              </w:p>
            </w:txbxContent>
          </v:textbox>
        </v:shape>
      </w:pict>
    </w:r>
    <w:r>
      <w:rPr>
        <w:noProof/>
      </w:rPr>
      <w:pict>
        <v:rect id="_x0000_s2142" style="position:absolute;margin-left:140.85pt;margin-top:-46.1pt;width:345.15pt;height:13.65pt;z-index:251674112">
          <v:textbox style="mso-next-textbox:#_x0000_s2142">
            <w:txbxContent>
              <w:p w:rsidR="00ED51D4" w:rsidRDefault="00ED51D4">
                <w:pPr>
                  <w:jc w:val="center"/>
                  <w:rPr>
                    <w:sz w:val="18"/>
                  </w:rPr>
                </w:pPr>
              </w:p>
            </w:txbxContent>
          </v:textbox>
        </v:rect>
      </w:pict>
    </w:r>
    <w:r>
      <w:rPr>
        <w:noProof/>
      </w:rPr>
      <w:pict>
        <v:rect id="_x0000_s2139" style="position:absolute;margin-left:446.1pt;margin-top:-32.45pt;width:39.9pt;height:15.15pt;z-index:251671040" fillcolor="silver">
          <v:textbox style="mso-next-textbox:#_x0000_s2139">
            <w:txbxContent>
              <w:p w:rsidR="00ED51D4" w:rsidRDefault="00ED51D4">
                <w:pPr>
                  <w:jc w:val="center"/>
                  <w:rPr>
                    <w:b/>
                    <w:sz w:val="12"/>
                  </w:rPr>
                </w:pPr>
                <w:r>
                  <w:rPr>
                    <w:b/>
                    <w:sz w:val="12"/>
                  </w:rPr>
                  <w:t>PAGE</w:t>
                </w:r>
              </w:p>
            </w:txbxContent>
          </v:textbox>
        </v:rect>
      </w:pict>
    </w:r>
    <w:r>
      <w:rPr>
        <w:noProof/>
      </w:rPr>
      <w:pict>
        <v:rect id="_x0000_s2138" style="position:absolute;margin-left:398.7pt;margin-top:-32.7pt;width:47.4pt;height:16.65pt;z-index:251670016" fillcolor="silver">
          <v:textbox style="mso-next-textbox:#_x0000_s2138">
            <w:txbxContent>
              <w:p w:rsidR="00ED51D4" w:rsidRDefault="00ED51D4">
                <w:pPr>
                  <w:pStyle w:val="BodyText2"/>
                  <w:rPr>
                    <w:sz w:val="12"/>
                  </w:rPr>
                </w:pPr>
                <w:r>
                  <w:rPr>
                    <w:sz w:val="12"/>
                  </w:rPr>
                  <w:t>VERSION</w:t>
                </w:r>
              </w:p>
            </w:txbxContent>
          </v:textbox>
        </v:rect>
      </w:pict>
    </w:r>
    <w:r w:rsidR="00ED51D4">
      <w:rPr>
        <w:rStyle w:val="PageNumber"/>
      </w:rPr>
      <w:fldChar w:fldCharType="begin"/>
    </w:r>
    <w:r>
      <w:rPr>
        <w:noProof/>
      </w:rPr>
      <w:pict>
        <v:rect id="_x0000_s2133" style="position:absolute;margin-left:536.1pt;margin-top:726.55pt;width:39.9pt;height:36.6pt;z-index:251666944;mso-position-horizontal-relative:text;mso-position-vertical-relative:text">
          <v:textbox style="mso-next-textbox:#_x0000_s2133">
            <w:txbxContent>
              <w:p w:rsidR="00ED51D4" w:rsidRDefault="00ED51D4">
                <w:pPr>
                  <w:jc w:val="center"/>
                  <w:rPr>
                    <w:sz w:val="16"/>
                  </w:rPr>
                </w:pPr>
                <w:r>
                  <w:rPr>
                    <w:rStyle w:val="PageNumber"/>
                  </w:rPr>
                  <w:fldChar w:fldCharType="begin"/>
                </w:r>
                <w:r>
                  <w:rPr>
                    <w:rStyle w:val="PageNumber"/>
                  </w:rPr>
                  <w:instrText xml:space="preserve"> PAGE </w:instrText>
                </w:r>
                <w:r>
                  <w:rPr>
                    <w:rStyle w:val="PageNumber"/>
                  </w:rPr>
                  <w:fldChar w:fldCharType="separate"/>
                </w:r>
                <w:r w:rsidR="00BC0393">
                  <w:rPr>
                    <w:rStyle w:val="PageNumber"/>
                    <w:noProof/>
                  </w:rPr>
                  <w:t>i</w:t>
                </w:r>
                <w:r>
                  <w:rPr>
                    <w:rStyle w:val="PageNumber"/>
                  </w:rPr>
                  <w:fldChar w:fldCharType="end"/>
                </w:r>
              </w:p>
            </w:txbxContent>
          </v:textbox>
        </v:rect>
      </w:pict>
    </w:r>
    <w:r w:rsidR="00ED51D4">
      <w:rPr>
        <w:rStyle w:val="PageNumber"/>
      </w:rPr>
      <w:instrText xml:space="preserve"> PAGE </w:instrText>
    </w:r>
    <w:r w:rsidR="00ED51D4">
      <w:rPr>
        <w:rStyle w:val="PageNumber"/>
      </w:rPr>
      <w:fldChar w:fldCharType="separate"/>
    </w:r>
    <w:r w:rsidR="00ED51D4">
      <w:rPr>
        <w:rStyle w:val="PageNumber"/>
        <w:noProof/>
      </w:rPr>
      <w:t>ii</w:t>
    </w:r>
    <w:r w:rsidR="00ED51D4">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1D4" w:rsidRDefault="00BC0393" w:rsidP="007B0159">
    <w:pPr>
      <w:pStyle w:val="Footer"/>
      <w:ind w:right="360"/>
    </w:pPr>
    <w:r>
      <w:rPr>
        <w:noProof/>
      </w:rPr>
      <w:pict>
        <v:rect id="_x0000_s2080" style="position:absolute;margin-left:398.7pt;margin-top:-16.25pt;width:47.4pt;height:36.15pt;z-index:251636224">
          <v:textbox style="mso-next-textbox:#_x0000_s2080">
            <w:txbxContent>
              <w:p w:rsidR="00ED51D4" w:rsidRDefault="00ED51D4">
                <w:pPr>
                  <w:spacing w:before="80"/>
                  <w:jc w:val="center"/>
                  <w:rPr>
                    <w:sz w:val="16"/>
                  </w:rPr>
                </w:pPr>
                <w:r>
                  <w:rPr>
                    <w:sz w:val="16"/>
                  </w:rPr>
                  <w:t>-</w:t>
                </w:r>
              </w:p>
            </w:txbxContent>
          </v:textbox>
        </v:rect>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2" type="#_x0000_t75" style="position:absolute;margin-left:-44.05pt;margin-top:-32.8pt;width:183.1pt;height:40.2pt;z-index:251685376">
          <v:imagedata r:id="rId1" o:title="UTM-AIS-BI" grayscale="t" bilevel="t"/>
          <w10:wrap type="square"/>
        </v:shape>
      </w:pict>
    </w:r>
    <w:r>
      <w:rPr>
        <w:noProof/>
      </w:rPr>
      <w:pict>
        <v:group id="_x0000_s2072" style="position:absolute;margin-left:-76.45pt;margin-top:-185.05pt;width:32.1pt;height:212.6pt;z-index:251629056" coordorigin="432,7435" coordsize="432,7973">
          <v:rect id="_x0000_s2073" style="position:absolute;left:-3339;top:11206;width:7973;height:432;rotation:90;flip:x" filled="f" stroked="f">
            <v:textbox style="layout-flow:vertical;mso-layout-flow-alt:bottom-to-top;mso-next-textbox:#_x0000_s2073">
              <w:txbxContent>
                <w:p w:rsidR="00ED51D4" w:rsidRDefault="00ED51D4" w:rsidP="009444BF">
                  <w:pPr>
                    <w:rPr>
                      <w:sz w:val="10"/>
                    </w:rPr>
                  </w:pPr>
                  <w:r w:rsidRPr="009444BF">
                    <w:rPr>
                      <w:sz w:val="10"/>
                    </w:rPr>
                    <w:t>This document and the information it contains are property of AIS-UTM, © All Copyrights reserved, 2013 and confidential. They shall not be Reproduced nor disclosed to any person except to those having a need to know them without prior written consent of AIS-UTM</w:t>
                  </w:r>
                </w:p>
              </w:txbxContent>
            </v:textbox>
          </v:rect>
        </v:group>
      </w:pict>
    </w:r>
    <w:r>
      <w:rPr>
        <w:noProof/>
      </w:rPr>
      <w:pict>
        <v:shapetype id="_x0000_t202" coordsize="21600,21600" o:spt="202" path="m,l,21600r21600,l21600,xe">
          <v:stroke joinstyle="miter"/>
          <v:path gradientshapeok="t" o:connecttype="rect"/>
        </v:shapetype>
        <v:shape id="_x0000_s2128" type="#_x0000_t202" style="position:absolute;margin-left:139.05pt;margin-top:-14.65pt;width:125.1pt;height:35.15pt;z-index:251663872" filled="f" stroked="f">
          <v:textbox style="mso-next-textbox:#_x0000_s2128">
            <w:txbxContent>
              <w:p w:rsidR="00ED51D4" w:rsidRDefault="00ED51D4">
                <w:pPr>
                  <w:pStyle w:val="BodyText3"/>
                  <w:spacing w:before="80" w:line="240" w:lineRule="auto"/>
                </w:pPr>
                <w:r>
                  <w:t>Vending Machine Control System (VMCS)</w:t>
                </w:r>
              </w:p>
            </w:txbxContent>
          </v:textbox>
        </v:shape>
      </w:pict>
    </w:r>
    <w:r>
      <w:rPr>
        <w:noProof/>
      </w:rPr>
      <w:pict>
        <v:shape id="_x0000_s2107" type="#_x0000_t202" style="position:absolute;margin-left:266.75pt;margin-top:-17.35pt;width:86pt;height:37.1pt;z-index:251646464">
          <v:textbox style="mso-next-textbox:#_x0000_s2107">
            <w:txbxContent>
              <w:p w:rsidR="00ED51D4" w:rsidRDefault="00ED51D4">
                <w:pPr>
                  <w:spacing w:before="40" w:after="40"/>
                  <w:jc w:val="center"/>
                  <w:rPr>
                    <w:sz w:val="16"/>
                  </w:rPr>
                </w:pPr>
                <w:r>
                  <w:rPr>
                    <w:sz w:val="16"/>
                  </w:rPr>
                  <w:t>09-01-022</w:t>
                </w:r>
              </w:p>
            </w:txbxContent>
          </v:textbox>
        </v:shape>
      </w:pict>
    </w:r>
    <w:r>
      <w:rPr>
        <w:noProof/>
      </w:rPr>
      <w:pict>
        <v:rect id="_x0000_s2079" style="position:absolute;margin-left:266.55pt;margin-top:-32.8pt;width:86.15pt;height:16.65pt;z-index:251635200" fillcolor="silver">
          <v:textbox style="mso-next-textbox:#_x0000_s2079">
            <w:txbxContent>
              <w:p w:rsidR="00ED51D4" w:rsidRDefault="00ED51D4">
                <w:pPr>
                  <w:jc w:val="center"/>
                  <w:rPr>
                    <w:b/>
                    <w:sz w:val="12"/>
                  </w:rPr>
                </w:pPr>
                <w:r>
                  <w:rPr>
                    <w:b/>
                    <w:sz w:val="12"/>
                  </w:rPr>
                  <w:t>ITEM NUMBER</w:t>
                </w:r>
              </w:p>
            </w:txbxContent>
          </v:textbox>
        </v:rect>
      </w:pict>
    </w:r>
    <w:r>
      <w:rPr>
        <w:noProof/>
      </w:rPr>
      <w:pict>
        <v:rect id="_x0000_s2089" style="position:absolute;margin-left:352.6pt;margin-top:-32.35pt;width:47.4pt;height:15.65pt;z-index:251641344" fillcolor="silver">
          <v:textbox style="mso-next-textbox:#_x0000_s2089">
            <w:txbxContent>
              <w:p w:rsidR="00ED51D4" w:rsidRDefault="00ED51D4">
                <w:pPr>
                  <w:pStyle w:val="BodyText2"/>
                  <w:rPr>
                    <w:sz w:val="12"/>
                  </w:rPr>
                </w:pPr>
                <w:r>
                  <w:rPr>
                    <w:sz w:val="12"/>
                  </w:rPr>
                  <w:t>FORMAT</w:t>
                </w:r>
              </w:p>
            </w:txbxContent>
          </v:textbox>
        </v:rect>
      </w:pict>
    </w:r>
    <w:r>
      <w:rPr>
        <w:noProof/>
      </w:rPr>
      <w:pict>
        <v:rect id="_x0000_s2090" style="position:absolute;margin-left:352.65pt;margin-top:-17pt;width:47.4pt;height:36.65pt;z-index:251642368">
          <v:textbox style="mso-next-textbox:#_x0000_s2090">
            <w:txbxContent>
              <w:p w:rsidR="00ED51D4" w:rsidRDefault="00ED51D4">
                <w:pPr>
                  <w:spacing w:before="80"/>
                  <w:jc w:val="center"/>
                  <w:rPr>
                    <w:sz w:val="16"/>
                  </w:rPr>
                </w:pPr>
                <w:r>
                  <w:rPr>
                    <w:sz w:val="16"/>
                  </w:rPr>
                  <w:t>A4</w:t>
                </w:r>
              </w:p>
            </w:txbxContent>
          </v:textbox>
        </v:rect>
      </w:pict>
    </w:r>
    <w:r>
      <w:rPr>
        <w:noProof/>
      </w:rPr>
      <w:pict>
        <v:shape id="_x0000_s2091" type="#_x0000_t202" style="position:absolute;margin-left:446pt;margin-top:-16.85pt;width:40pt;height:36.8pt;z-index:251643392">
          <v:textbox style="mso-next-textbox:#_x0000_s2091">
            <w:txbxContent>
              <w:p w:rsidR="00ED51D4" w:rsidRDefault="00ED51D4">
                <w:pPr>
                  <w:spacing w:before="40" w:after="40"/>
                  <w:jc w:val="center"/>
                  <w:rPr>
                    <w:sz w:val="16"/>
                  </w:rPr>
                </w:pPr>
                <w:r>
                  <w:rPr>
                    <w:rStyle w:val="PageNumber"/>
                    <w:sz w:val="16"/>
                  </w:rPr>
                  <w:fldChar w:fldCharType="begin"/>
                </w:r>
                <w:r>
                  <w:rPr>
                    <w:rStyle w:val="PageNumber"/>
                    <w:sz w:val="16"/>
                  </w:rPr>
                  <w:instrText xml:space="preserve"> PAGE </w:instrText>
                </w:r>
                <w:r>
                  <w:rPr>
                    <w:rStyle w:val="PageNumber"/>
                    <w:sz w:val="16"/>
                  </w:rPr>
                  <w:fldChar w:fldCharType="separate"/>
                </w:r>
                <w:r w:rsidR="00AF7880">
                  <w:rPr>
                    <w:rStyle w:val="PageNumber"/>
                    <w:noProof/>
                    <w:sz w:val="16"/>
                  </w:rPr>
                  <w:t>vii</w:t>
                </w:r>
                <w:r>
                  <w:rPr>
                    <w:rStyle w:val="PageNumber"/>
                    <w:sz w:val="16"/>
                  </w:rPr>
                  <w:fldChar w:fldCharType="end"/>
                </w:r>
              </w:p>
            </w:txbxContent>
          </v:textbox>
        </v:shape>
      </w:pict>
    </w:r>
    <w:r>
      <w:rPr>
        <w:noProof/>
      </w:rPr>
      <w:pict>
        <v:rect id="_x0000_s2083" style="position:absolute;margin-left:-46.8pt;margin-top:-46.1pt;width:187.65pt;height:65.55pt;z-index:251632128" filled="f"/>
      </w:pict>
    </w:r>
    <w:r>
      <w:rPr>
        <w:noProof/>
      </w:rPr>
      <w:pict>
        <v:rect id="_x0000_s2087" style="position:absolute;margin-left:141.35pt;margin-top:-17.25pt;width:126.45pt;height:36.6pt;z-index:251640320">
          <v:textbox style="mso-next-textbox:#_x0000_s2087">
            <w:txbxContent>
              <w:p w:rsidR="00ED51D4" w:rsidRDefault="00ED51D4">
                <w:pPr>
                  <w:pStyle w:val="Header"/>
                  <w:tabs>
                    <w:tab w:val="clear" w:pos="4320"/>
                    <w:tab w:val="clear" w:pos="8640"/>
                  </w:tabs>
                  <w:jc w:val="center"/>
                </w:pPr>
              </w:p>
            </w:txbxContent>
          </v:textbox>
        </v:rect>
      </w:pict>
    </w:r>
    <w:r>
      <w:rPr>
        <w:noProof/>
      </w:rPr>
      <w:pict>
        <v:rect id="_x0000_s2078" style="position:absolute;margin-left:446.1pt;margin-top:-32.45pt;width:39.9pt;height:16.15pt;z-index:251634176" fillcolor="silver">
          <v:textbox style="mso-next-textbox:#_x0000_s2078">
            <w:txbxContent>
              <w:p w:rsidR="00ED51D4" w:rsidRDefault="00ED51D4">
                <w:pPr>
                  <w:jc w:val="center"/>
                  <w:rPr>
                    <w:b/>
                    <w:sz w:val="12"/>
                  </w:rPr>
                </w:pPr>
                <w:r>
                  <w:rPr>
                    <w:b/>
                    <w:sz w:val="12"/>
                  </w:rPr>
                  <w:t>PAGE</w:t>
                </w:r>
              </w:p>
            </w:txbxContent>
          </v:textbox>
        </v:rect>
      </w:pict>
    </w:r>
    <w:r>
      <w:rPr>
        <w:noProof/>
      </w:rPr>
      <w:pict>
        <v:rect id="_x0000_s2086" style="position:absolute;margin-left:140.85pt;margin-top:-32.4pt;width:126.45pt;height:15.5pt;z-index:251639296" fillcolor="silver">
          <v:textbox style="mso-next-textbox:#_x0000_s2086">
            <w:txbxContent>
              <w:p w:rsidR="00ED51D4" w:rsidRDefault="00ED51D4">
                <w:pPr>
                  <w:jc w:val="center"/>
                  <w:rPr>
                    <w:b/>
                    <w:sz w:val="12"/>
                  </w:rPr>
                </w:pPr>
                <w:r>
                  <w:rPr>
                    <w:b/>
                    <w:sz w:val="12"/>
                  </w:rPr>
                  <w:t>SYSTEM NAME</w:t>
                </w:r>
              </w:p>
            </w:txbxContent>
          </v:textbox>
        </v:rect>
      </w:pict>
    </w:r>
    <w:r>
      <w:rPr>
        <w:noProof/>
      </w:rPr>
      <w:pict>
        <v:shape id="_x0000_s2085" type="#_x0000_t202" style="position:absolute;margin-left:232.7pt;margin-top:-49.3pt;width:223.2pt;height:21.6pt;z-index:251638272" filled="f" stroked="f">
          <v:textbox style="mso-next-textbox:#_x0000_s2085">
            <w:txbxContent>
              <w:p w:rsidR="00ED51D4" w:rsidRDefault="00ED51D4">
                <w:pPr>
                  <w:rPr>
                    <w:b/>
                  </w:rPr>
                </w:pPr>
                <w:r>
                  <w:rPr>
                    <w:b/>
                  </w:rPr>
                  <w:t>DOCUMENT IDENTIFICATION</w:t>
                </w:r>
              </w:p>
            </w:txbxContent>
          </v:textbox>
        </v:shape>
      </w:pict>
    </w:r>
    <w:r>
      <w:rPr>
        <w:noProof/>
      </w:rPr>
      <w:pict>
        <v:rect id="_x0000_s2084" style="position:absolute;margin-left:140.85pt;margin-top:-46.1pt;width:345.15pt;height:13.65pt;z-index:251637248">
          <v:textbox style="mso-next-textbox:#_x0000_s2084">
            <w:txbxContent>
              <w:p w:rsidR="00ED51D4" w:rsidRDefault="00ED51D4">
                <w:pPr>
                  <w:jc w:val="center"/>
                  <w:rPr>
                    <w:sz w:val="18"/>
                  </w:rPr>
                </w:pPr>
              </w:p>
            </w:txbxContent>
          </v:textbox>
        </v:rect>
      </w:pict>
    </w:r>
    <w:r>
      <w:rPr>
        <w:noProof/>
      </w:rPr>
      <w:pict>
        <v:rect id="_x0000_s2077" style="position:absolute;margin-left:398.7pt;margin-top:-32.7pt;width:47.4pt;height:17.4pt;z-index:251633152" fillcolor="silver">
          <v:textbox style="mso-next-textbox:#_x0000_s2077">
            <w:txbxContent>
              <w:p w:rsidR="00ED51D4" w:rsidRDefault="00ED51D4">
                <w:pPr>
                  <w:pStyle w:val="BodyText2"/>
                  <w:rPr>
                    <w:sz w:val="12"/>
                  </w:rPr>
                </w:pPr>
                <w:r>
                  <w:rPr>
                    <w:sz w:val="12"/>
                  </w:rPr>
                  <w:t>VERSION</w:t>
                </w:r>
              </w:p>
            </w:txbxContent>
          </v:textbox>
        </v:rect>
      </w:pict>
    </w:r>
    <w:r w:rsidR="00ED51D4">
      <w:rPr>
        <w:rStyle w:val="PageNumber"/>
      </w:rPr>
      <w:fldChar w:fldCharType="begin"/>
    </w:r>
    <w:r>
      <w:rPr>
        <w:noProof/>
      </w:rPr>
      <w:pict>
        <v:rect id="_x0000_s2081" style="position:absolute;margin-left:536.1pt;margin-top:726.55pt;width:39.9pt;height:36.6pt;z-index:251631104;mso-position-horizontal-relative:text;mso-position-vertical-relative:text">
          <v:textbox style="mso-next-textbox:#_x0000_s2081">
            <w:txbxContent>
              <w:p w:rsidR="00ED51D4" w:rsidRDefault="00ED51D4">
                <w:pPr>
                  <w:jc w:val="center"/>
                  <w:rPr>
                    <w:sz w:val="16"/>
                  </w:rPr>
                </w:pPr>
                <w:r>
                  <w:rPr>
                    <w:rStyle w:val="PageNumber"/>
                  </w:rPr>
                  <w:fldChar w:fldCharType="begin"/>
                </w:r>
                <w:r>
                  <w:rPr>
                    <w:rStyle w:val="PageNumber"/>
                  </w:rPr>
                  <w:instrText xml:space="preserve"> PAGE </w:instrText>
                </w:r>
                <w:r>
                  <w:rPr>
                    <w:rStyle w:val="PageNumber"/>
                  </w:rPr>
                  <w:fldChar w:fldCharType="separate"/>
                </w:r>
                <w:r w:rsidR="00AF7880">
                  <w:rPr>
                    <w:rStyle w:val="PageNumber"/>
                    <w:noProof/>
                  </w:rPr>
                  <w:t>vii</w:t>
                </w:r>
                <w:r>
                  <w:rPr>
                    <w:rStyle w:val="PageNumber"/>
                  </w:rPr>
                  <w:fldChar w:fldCharType="end"/>
                </w:r>
              </w:p>
            </w:txbxContent>
          </v:textbox>
        </v:rect>
      </w:pict>
    </w:r>
    <w:r w:rsidR="00ED51D4">
      <w:rPr>
        <w:rStyle w:val="PageNumber"/>
      </w:rPr>
      <w:instrText xml:space="preserve"> PAGE </w:instrText>
    </w:r>
    <w:r w:rsidR="00ED51D4">
      <w:rPr>
        <w:rStyle w:val="PageNumber"/>
      </w:rPr>
      <w:fldChar w:fldCharType="separate"/>
    </w:r>
    <w:r w:rsidR="00ED51D4">
      <w:rPr>
        <w:rStyle w:val="PageNumber"/>
        <w:noProof/>
      </w:rPr>
      <w:t>ii</w:t>
    </w:r>
    <w:r w:rsidR="00ED51D4">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1D4" w:rsidRDefault="00BC0393">
    <w:pPr>
      <w:pStyle w:val="Footer"/>
      <w:ind w:right="360"/>
    </w:pPr>
    <w:r>
      <w:rPr>
        <w:noProof/>
      </w:rPr>
      <w:pict>
        <v:rect id="_x0000_s2121" style="position:absolute;margin-left:352.6pt;margin-top:-32.35pt;width:47.4pt;height:15.9pt;z-index:251657728" fillcolor="silver">
          <v:textbox style="mso-next-textbox:#_x0000_s2121">
            <w:txbxContent>
              <w:p w:rsidR="00ED51D4" w:rsidRDefault="00ED51D4">
                <w:pPr>
                  <w:pStyle w:val="BodyText2"/>
                  <w:rPr>
                    <w:sz w:val="12"/>
                  </w:rPr>
                </w:pPr>
                <w:r>
                  <w:rPr>
                    <w:sz w:val="12"/>
                  </w:rPr>
                  <w:t>FORMAT</w:t>
                </w:r>
              </w:p>
            </w:txbxContent>
          </v:textbox>
        </v:rect>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4" type="#_x0000_t75" style="position:absolute;margin-left:-43.95pt;margin-top:-30.1pt;width:177.1pt;height:39.2pt;z-index:251686400">
          <v:imagedata r:id="rId1" o:title="UTM AIS" grayscale="t" bilevel="t"/>
          <w10:wrap type="square"/>
        </v:shape>
      </w:pict>
    </w:r>
    <w:r>
      <w:rPr>
        <w:noProof/>
      </w:rPr>
      <w:pict>
        <v:group id="_x0000_s2156" style="position:absolute;margin-left:-71.1pt;margin-top:-226.4pt;width:30.85pt;height:254.15pt;z-index:251683328" coordorigin="432,7435" coordsize="432,7973">
          <v:rect id="_x0000_s2157" style="position:absolute;left:-3339;top:11206;width:7973;height:432;rotation:90;flip:x" filled="f" stroked="f">
            <v:textbox style="layout-flow:vertical;mso-layout-flow-alt:bottom-to-top;mso-next-textbox:#_x0000_s2157">
              <w:txbxContent>
                <w:p w:rsidR="00ED51D4" w:rsidRDefault="00ED51D4" w:rsidP="004D4B8D">
                  <w:pPr>
                    <w:rPr>
                      <w:sz w:val="10"/>
                    </w:rPr>
                  </w:pPr>
                  <w:r w:rsidRPr="009444BF">
                    <w:rPr>
                      <w:sz w:val="10"/>
                    </w:rPr>
                    <w:t>This document and the information it contains are property of AIS-UTM, © All Copyrights reserved, 2013 and confidential. They shall not be Reproduced nor disclosed to any person except to those having a need to know them without prior written consent of AIS-UTM</w:t>
                  </w:r>
                </w:p>
              </w:txbxContent>
            </v:textbox>
          </v:rect>
        </v:group>
      </w:pict>
    </w:r>
    <w:r>
      <w:rPr>
        <w:noProof/>
      </w:rPr>
      <w:pict>
        <v:shapetype id="_x0000_t202" coordsize="21600,21600" o:spt="202" path="m,l,21600r21600,l21600,xe">
          <v:stroke joinstyle="miter"/>
          <v:path gradientshapeok="t" o:connecttype="rect"/>
        </v:shapetype>
        <v:shape id="_x0000_s2129" type="#_x0000_t202" style="position:absolute;margin-left:139.05pt;margin-top:-16.9pt;width:125.1pt;height:35.15pt;z-index:251664896" filled="f" stroked="f">
          <v:textbox style="mso-next-textbox:#_x0000_s2129">
            <w:txbxContent>
              <w:p w:rsidR="00ED51D4" w:rsidRDefault="00ED51D4">
                <w:pPr>
                  <w:pStyle w:val="BodyText3"/>
                  <w:spacing w:before="80" w:line="240" w:lineRule="auto"/>
                </w:pPr>
                <w:r>
                  <w:t>Vending Machine Control System (VMCS)</w:t>
                </w:r>
              </w:p>
            </w:txbxContent>
          </v:textbox>
        </v:shape>
      </w:pict>
    </w:r>
    <w:r>
      <w:rPr>
        <w:noProof/>
      </w:rPr>
      <w:pict>
        <v:shape id="_x0000_s2124" type="#_x0000_t202" style="position:absolute;margin-left:267.5pt;margin-top:-17.1pt;width:85pt;height:37.25pt;z-index:251660800">
          <v:textbox style="mso-next-textbox:#_x0000_s2124">
            <w:txbxContent>
              <w:p w:rsidR="00ED51D4" w:rsidRDefault="00ED51D4">
                <w:pPr>
                  <w:spacing w:before="40" w:after="40"/>
                  <w:jc w:val="center"/>
                  <w:rPr>
                    <w:sz w:val="16"/>
                  </w:rPr>
                </w:pPr>
                <w:r>
                  <w:rPr>
                    <w:sz w:val="16"/>
                  </w:rPr>
                  <w:t>09-01-022</w:t>
                </w:r>
              </w:p>
            </w:txbxContent>
          </v:textbox>
        </v:shape>
      </w:pict>
    </w:r>
    <w:r>
      <w:rPr>
        <w:noProof/>
      </w:rPr>
      <w:pict>
        <v:shape id="_x0000_s2123" type="#_x0000_t202" style="position:absolute;margin-left:446pt;margin-top:-17.35pt;width:40pt;height:38pt;z-index:251659776">
          <v:textbox style="mso-next-textbox:#_x0000_s2123">
            <w:txbxContent>
              <w:p w:rsidR="00ED51D4" w:rsidRDefault="00ED51D4">
                <w:pPr>
                  <w:spacing w:before="40" w:after="40"/>
                  <w:jc w:val="center"/>
                  <w:rPr>
                    <w:sz w:val="16"/>
                  </w:rPr>
                </w:pPr>
                <w:r>
                  <w:rPr>
                    <w:rStyle w:val="PageNumber"/>
                    <w:sz w:val="16"/>
                  </w:rPr>
                  <w:fldChar w:fldCharType="begin"/>
                </w:r>
                <w:r>
                  <w:rPr>
                    <w:rStyle w:val="PageNumber"/>
                    <w:sz w:val="16"/>
                  </w:rPr>
                  <w:instrText xml:space="preserve"> PAGE </w:instrText>
                </w:r>
                <w:r>
                  <w:rPr>
                    <w:rStyle w:val="PageNumber"/>
                    <w:sz w:val="16"/>
                  </w:rPr>
                  <w:fldChar w:fldCharType="separate"/>
                </w:r>
                <w:r w:rsidR="00A84808">
                  <w:rPr>
                    <w:rStyle w:val="PageNumber"/>
                    <w:noProof/>
                    <w:sz w:val="16"/>
                  </w:rPr>
                  <w:t>34</w:t>
                </w:r>
                <w:r>
                  <w:rPr>
                    <w:rStyle w:val="PageNumber"/>
                    <w:sz w:val="16"/>
                  </w:rPr>
                  <w:fldChar w:fldCharType="end"/>
                </w:r>
                <w:r>
                  <w:rPr>
                    <w:rStyle w:val="PageNumber"/>
                    <w:sz w:val="16"/>
                  </w:rPr>
                  <w:t>/19</w:t>
                </w:r>
              </w:p>
            </w:txbxContent>
          </v:textbox>
        </v:shape>
      </w:pict>
    </w:r>
    <w:r>
      <w:rPr>
        <w:noProof/>
      </w:rPr>
      <w:pict>
        <v:rect id="_x0000_s2122" style="position:absolute;margin-left:352.65pt;margin-top:-16.75pt;width:47.4pt;height:37.05pt;z-index:251658752">
          <v:textbox style="mso-next-textbox:#_x0000_s2122">
            <w:txbxContent>
              <w:p w:rsidR="00ED51D4" w:rsidRDefault="00ED51D4">
                <w:pPr>
                  <w:spacing w:before="80"/>
                  <w:jc w:val="center"/>
                  <w:rPr>
                    <w:sz w:val="16"/>
                  </w:rPr>
                </w:pPr>
                <w:r>
                  <w:rPr>
                    <w:sz w:val="16"/>
                  </w:rPr>
                  <w:t>A4</w:t>
                </w:r>
              </w:p>
            </w:txbxContent>
          </v:textbox>
        </v:rect>
      </w:pict>
    </w:r>
    <w:r>
      <w:rPr>
        <w:noProof/>
      </w:rPr>
      <w:pict>
        <v:rect id="_x0000_s2119" style="position:absolute;margin-left:140.85pt;margin-top:-16.75pt;width:126.45pt;height:37pt;z-index:251656704">
          <v:textbox style="mso-next-textbox:#_x0000_s2119">
            <w:txbxContent>
              <w:p w:rsidR="00ED51D4" w:rsidRDefault="00ED51D4">
                <w:pPr>
                  <w:pStyle w:val="Header"/>
                  <w:tabs>
                    <w:tab w:val="clear" w:pos="4320"/>
                    <w:tab w:val="clear" w:pos="8640"/>
                  </w:tabs>
                  <w:jc w:val="center"/>
                </w:pPr>
              </w:p>
            </w:txbxContent>
          </v:textbox>
        </v:rect>
      </w:pict>
    </w:r>
    <w:r>
      <w:rPr>
        <w:noProof/>
      </w:rPr>
      <w:pict>
        <v:rect id="_x0000_s2118" style="position:absolute;margin-left:140.85pt;margin-top:-32.4pt;width:126.45pt;height:15.5pt;z-index:251655680" fillcolor="silver">
          <v:textbox style="mso-next-textbox:#_x0000_s2118">
            <w:txbxContent>
              <w:p w:rsidR="00ED51D4" w:rsidRDefault="00ED51D4">
                <w:pPr>
                  <w:jc w:val="center"/>
                  <w:rPr>
                    <w:b/>
                    <w:sz w:val="12"/>
                  </w:rPr>
                </w:pPr>
                <w:r>
                  <w:rPr>
                    <w:b/>
                    <w:sz w:val="12"/>
                  </w:rPr>
                  <w:t>SYSTEM NAME</w:t>
                </w:r>
              </w:p>
            </w:txbxContent>
          </v:textbox>
        </v:rect>
      </w:pict>
    </w:r>
    <w:r>
      <w:rPr>
        <w:noProof/>
      </w:rPr>
      <w:pict>
        <v:shape id="_x0000_s2117" type="#_x0000_t202" style="position:absolute;margin-left:232.7pt;margin-top:-49.3pt;width:223.2pt;height:21.6pt;z-index:251654656" filled="f" stroked="f">
          <v:textbox style="mso-next-textbox:#_x0000_s2117">
            <w:txbxContent>
              <w:p w:rsidR="00ED51D4" w:rsidRDefault="00ED51D4">
                <w:pPr>
                  <w:rPr>
                    <w:b/>
                  </w:rPr>
                </w:pPr>
                <w:r>
                  <w:rPr>
                    <w:b/>
                  </w:rPr>
                  <w:t>DOCUMENT IDENTIFICATION</w:t>
                </w:r>
              </w:p>
            </w:txbxContent>
          </v:textbox>
        </v:shape>
      </w:pict>
    </w:r>
    <w:r>
      <w:rPr>
        <w:noProof/>
      </w:rPr>
      <w:pict>
        <v:rect id="_x0000_s2116" style="position:absolute;margin-left:140.85pt;margin-top:-46.1pt;width:345.15pt;height:13.65pt;z-index:251653632">
          <v:textbox style="mso-next-textbox:#_x0000_s2116">
            <w:txbxContent>
              <w:p w:rsidR="00ED51D4" w:rsidRDefault="00ED51D4">
                <w:pPr>
                  <w:jc w:val="center"/>
                  <w:rPr>
                    <w:sz w:val="18"/>
                  </w:rPr>
                </w:pPr>
              </w:p>
            </w:txbxContent>
          </v:textbox>
        </v:rect>
      </w:pict>
    </w:r>
    <w:r>
      <w:rPr>
        <w:noProof/>
      </w:rPr>
      <w:pict>
        <v:rect id="_x0000_s2115" style="position:absolute;margin-left:398.7pt;margin-top:-17.35pt;width:47.4pt;height:37.6pt;z-index:251652608">
          <v:textbox style="mso-next-textbox:#_x0000_s2115">
            <w:txbxContent>
              <w:p w:rsidR="00ED51D4" w:rsidRDefault="00ED51D4">
                <w:pPr>
                  <w:spacing w:before="80"/>
                  <w:jc w:val="center"/>
                  <w:rPr>
                    <w:sz w:val="16"/>
                  </w:rPr>
                </w:pPr>
                <w:r>
                  <w:rPr>
                    <w:sz w:val="16"/>
                  </w:rPr>
                  <w:t>-</w:t>
                </w:r>
              </w:p>
            </w:txbxContent>
          </v:textbox>
        </v:rect>
      </w:pict>
    </w:r>
    <w:r>
      <w:rPr>
        <w:noProof/>
      </w:rPr>
      <w:pict>
        <v:rect id="_x0000_s2114" style="position:absolute;margin-left:267.3pt;margin-top:-32.8pt;width:85.65pt;height:20.4pt;z-index:251651584" fillcolor="silver">
          <v:textbox style="mso-next-textbox:#_x0000_s2114">
            <w:txbxContent>
              <w:p w:rsidR="00ED51D4" w:rsidRDefault="00ED51D4">
                <w:pPr>
                  <w:jc w:val="center"/>
                  <w:rPr>
                    <w:b/>
                    <w:sz w:val="12"/>
                  </w:rPr>
                </w:pPr>
                <w:r>
                  <w:rPr>
                    <w:b/>
                    <w:sz w:val="12"/>
                  </w:rPr>
                  <w:t>ITEM NUMBER</w:t>
                </w:r>
              </w:p>
            </w:txbxContent>
          </v:textbox>
        </v:rect>
      </w:pict>
    </w:r>
    <w:r>
      <w:rPr>
        <w:noProof/>
      </w:rPr>
      <w:pict>
        <v:rect id="_x0000_s2113" style="position:absolute;margin-left:446.1pt;margin-top:-32.45pt;width:39.9pt;height:17pt;z-index:251650560" fillcolor="silver">
          <v:textbox style="mso-next-textbox:#_x0000_s2113">
            <w:txbxContent>
              <w:p w:rsidR="00ED51D4" w:rsidRDefault="00ED51D4">
                <w:pPr>
                  <w:jc w:val="center"/>
                  <w:rPr>
                    <w:b/>
                    <w:sz w:val="12"/>
                  </w:rPr>
                </w:pPr>
                <w:r>
                  <w:rPr>
                    <w:b/>
                    <w:sz w:val="12"/>
                  </w:rPr>
                  <w:t>PAGE</w:t>
                </w:r>
              </w:p>
            </w:txbxContent>
          </v:textbox>
        </v:rect>
      </w:pict>
    </w:r>
    <w:r>
      <w:rPr>
        <w:noProof/>
      </w:rPr>
      <w:pict>
        <v:rect id="_x0000_s2112" style="position:absolute;margin-left:398.7pt;margin-top:-32.7pt;width:47.4pt;height:17.4pt;z-index:251649536" fillcolor="silver">
          <v:textbox style="mso-next-textbox:#_x0000_s2112">
            <w:txbxContent>
              <w:p w:rsidR="00ED51D4" w:rsidRDefault="00ED51D4">
                <w:pPr>
                  <w:pStyle w:val="BodyText2"/>
                  <w:rPr>
                    <w:sz w:val="12"/>
                  </w:rPr>
                </w:pPr>
                <w:r>
                  <w:rPr>
                    <w:sz w:val="12"/>
                  </w:rPr>
                  <w:t>VERSION</w:t>
                </w:r>
              </w:p>
            </w:txbxContent>
          </v:textbox>
        </v:rect>
      </w:pict>
    </w:r>
    <w:r>
      <w:rPr>
        <w:noProof/>
      </w:rPr>
      <w:pict>
        <v:rect id="_x0000_s2111" style="position:absolute;margin-left:-46.8pt;margin-top:-46.1pt;width:187.65pt;height:66.25pt;z-index:251648512" filled="f"/>
      </w:pict>
    </w:r>
    <w:r w:rsidR="00ED51D4">
      <w:rPr>
        <w:rStyle w:val="PageNumber"/>
      </w:rPr>
      <w:fldChar w:fldCharType="begin"/>
    </w:r>
    <w:r>
      <w:rPr>
        <w:noProof/>
      </w:rPr>
      <w:pict>
        <v:rect id="_x0000_s2110" style="position:absolute;margin-left:536.1pt;margin-top:726.55pt;width:39.9pt;height:36.6pt;z-index:251647488;mso-position-horizontal-relative:text;mso-position-vertical-relative:text">
          <v:textbox style="mso-next-textbox:#_x0000_s2110">
            <w:txbxContent>
              <w:p w:rsidR="00ED51D4" w:rsidRDefault="00ED51D4">
                <w:pPr>
                  <w:jc w:val="center"/>
                  <w:rPr>
                    <w:sz w:val="16"/>
                  </w:rPr>
                </w:pPr>
                <w:r>
                  <w:rPr>
                    <w:rStyle w:val="PageNumber"/>
                  </w:rPr>
                  <w:fldChar w:fldCharType="begin"/>
                </w:r>
                <w:r>
                  <w:rPr>
                    <w:rStyle w:val="PageNumber"/>
                  </w:rPr>
                  <w:instrText xml:space="preserve"> PAGE </w:instrText>
                </w:r>
                <w:r>
                  <w:rPr>
                    <w:rStyle w:val="PageNumber"/>
                  </w:rPr>
                  <w:fldChar w:fldCharType="separate"/>
                </w:r>
                <w:r w:rsidR="00A84808">
                  <w:rPr>
                    <w:rStyle w:val="PageNumber"/>
                    <w:noProof/>
                  </w:rPr>
                  <w:t>34</w:t>
                </w:r>
                <w:r>
                  <w:rPr>
                    <w:rStyle w:val="PageNumber"/>
                  </w:rPr>
                  <w:fldChar w:fldCharType="end"/>
                </w:r>
              </w:p>
            </w:txbxContent>
          </v:textbox>
        </v:rect>
      </w:pict>
    </w:r>
    <w:r w:rsidR="00ED51D4">
      <w:rPr>
        <w:rStyle w:val="PageNumber"/>
      </w:rPr>
      <w:instrText xml:space="preserve"> PAGE </w:instrText>
    </w:r>
    <w:r w:rsidR="00ED51D4">
      <w:rPr>
        <w:rStyle w:val="PageNumber"/>
      </w:rPr>
      <w:fldChar w:fldCharType="separate"/>
    </w:r>
    <w:r w:rsidR="00ED51D4">
      <w:rPr>
        <w:rStyle w:val="PageNumber"/>
        <w:noProof/>
      </w:rPr>
      <w:t>ii</w:t>
    </w:r>
    <w:r w:rsidR="00ED51D4">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393" w:rsidRDefault="00BC0393">
      <w:r>
        <w:separator/>
      </w:r>
    </w:p>
  </w:footnote>
  <w:footnote w:type="continuationSeparator" w:id="0">
    <w:p w:rsidR="00BC0393" w:rsidRDefault="00BC0393">
      <w:r>
        <w:continuationSeparator/>
      </w:r>
    </w:p>
  </w:footnote>
  <w:footnote w:type="continuationNotice" w:id="1">
    <w:p w:rsidR="00BC0393" w:rsidRDefault="00BC039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1D4" w:rsidRDefault="00BC0393">
    <w:pPr>
      <w:pStyle w:val="BodyText"/>
    </w:pPr>
    <w:r>
      <w:rPr>
        <w:noProof/>
        <w:sz w:val="20"/>
      </w:rPr>
      <w:pict>
        <v:shapetype id="_x0000_t202" coordsize="21600,21600" o:spt="202" path="m,l,21600r21600,l21600,xe">
          <v:stroke joinstyle="miter"/>
          <v:path gradientshapeok="t" o:connecttype="rect"/>
        </v:shapetype>
        <v:shape id="_x0000_s2137" type="#_x0000_t202" style="position:absolute;left:0;text-align:left;margin-left:-55.5pt;margin-top:-23.25pt;width:113.55pt;height:21pt;z-index:251668992" strokecolor="white">
          <v:textbox style="mso-next-textbox:#_x0000_s2137">
            <w:txbxContent>
              <w:p w:rsidR="00ED51D4" w:rsidRDefault="00ED51D4">
                <w:pPr>
                  <w:rPr>
                    <w:b/>
                    <w:bCs/>
                  </w:rPr>
                </w:pPr>
                <w:r>
                  <w:rPr>
                    <w:b/>
                    <w:bCs/>
                  </w:rPr>
                  <w:t>UNCLASSIFIED</w:t>
                </w:r>
              </w:p>
            </w:txbxContent>
          </v:textbox>
        </v:shape>
      </w:pict>
    </w:r>
    <w:r>
      <w:rPr>
        <w:noProof/>
        <w:sz w:val="20"/>
      </w:rPr>
      <w:pict>
        <v:rect id="_x0000_s2132" style="position:absolute;left:0;text-align:left;margin-left:-46.8pt;margin-top:0;width:532.8pt;height:727.2pt;z-index:251665920" filled="f"/>
      </w:pict>
    </w:r>
  </w:p>
  <w:p w:rsidR="00ED51D4" w:rsidRDefault="00ED51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1D4" w:rsidRDefault="00BC0393">
    <w:pPr>
      <w:pStyle w:val="BodyText"/>
    </w:pPr>
    <w:r>
      <w:rPr>
        <w:noProof/>
        <w:sz w:val="20"/>
      </w:rPr>
      <w:pict>
        <v:shapetype id="_x0000_t202" coordsize="21600,21600" o:spt="202" path="m,l,21600r21600,l21600,xe">
          <v:stroke joinstyle="miter"/>
          <v:path gradientshapeok="t" o:connecttype="rect"/>
        </v:shapetype>
        <v:shape id="_x0000_s2074" type="#_x0000_t202" style="position:absolute;left:0;text-align:left;margin-left:-55.5pt;margin-top:-23.25pt;width:104.55pt;height:21pt;z-index:251630080" strokecolor="white">
          <v:textbox style="mso-next-textbox:#_x0000_s2074">
            <w:txbxContent>
              <w:p w:rsidR="00ED51D4" w:rsidRDefault="00ED51D4">
                <w:pPr>
                  <w:rPr>
                    <w:b/>
                    <w:bCs/>
                  </w:rPr>
                </w:pPr>
                <w:r>
                  <w:rPr>
                    <w:b/>
                    <w:bCs/>
                  </w:rPr>
                  <w:t>UNCLASSIFIED</w:t>
                </w:r>
              </w:p>
            </w:txbxContent>
          </v:textbox>
        </v:shape>
      </w:pict>
    </w:r>
    <w:r>
      <w:rPr>
        <w:noProof/>
        <w:sz w:val="20"/>
      </w:rPr>
      <w:pict>
        <v:shape id="_x0000_s2125" type="#_x0000_t202" style="position:absolute;left:0;text-align:left;margin-left:274.5pt;margin-top:-25.5pt;width:218.25pt;height:21pt;z-index:251661824" strokecolor="white">
          <v:textbox style="mso-next-textbox:#_x0000_s2125">
            <w:txbxContent>
              <w:p w:rsidR="00ED51D4" w:rsidRDefault="00ED51D4">
                <w:pPr>
                  <w:jc w:val="right"/>
                  <w:rPr>
                    <w:b/>
                    <w:bCs/>
                    <w:i/>
                    <w:iCs/>
                  </w:rPr>
                </w:pPr>
                <w:r>
                  <w:rPr>
                    <w:rFonts w:cs="Arial"/>
                    <w:vanish/>
                  </w:rPr>
                  <w:pgNum/>
                </w:r>
                <w:r>
                  <w:rPr>
                    <w:rFonts w:cs="Arial"/>
                    <w:vanish/>
                  </w:rPr>
                  <w:pgNum/>
                </w:r>
                <w:r>
                  <w:rPr>
                    <w:b/>
                    <w:bCs/>
                    <w:i/>
                    <w:iCs/>
                  </w:rPr>
                  <w:t>/SRS</w:t>
                </w:r>
              </w:p>
            </w:txbxContent>
          </v:textbox>
        </v:shape>
      </w:pict>
    </w:r>
    <w:r>
      <w:rPr>
        <w:noProof/>
        <w:sz w:val="20"/>
      </w:rPr>
      <w:pict>
        <v:rect id="_x0000_s2071" style="position:absolute;left:0;text-align:left;margin-left:-46.8pt;margin-top:0;width:532.8pt;height:727.2pt;z-index:251628032" filled="f"/>
      </w:pict>
    </w:r>
  </w:p>
  <w:p w:rsidR="00ED51D4" w:rsidRDefault="00ED51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1D4" w:rsidRDefault="00BC0393">
    <w:pPr>
      <w:pStyle w:val="BodyText"/>
    </w:pPr>
    <w:r>
      <w:rPr>
        <w:noProof/>
        <w:sz w:val="20"/>
      </w:rPr>
      <w:pict>
        <v:shapetype id="_x0000_t202" coordsize="21600,21600" o:spt="202" path="m,l,21600r21600,l21600,xe">
          <v:stroke joinstyle="miter"/>
          <v:path gradientshapeok="t" o:connecttype="rect"/>
        </v:shapetype>
        <v:shape id="_x0000_s2095" type="#_x0000_t202" style="position:absolute;left:0;text-align:left;margin-left:-55.5pt;margin-top:-23.25pt;width:104.55pt;height:21pt;z-index:251645440" strokecolor="white">
          <v:textbox style="mso-next-textbox:#_x0000_s2095">
            <w:txbxContent>
              <w:p w:rsidR="00ED51D4" w:rsidRDefault="00ED51D4">
                <w:pPr>
                  <w:rPr>
                    <w:b/>
                    <w:bCs/>
                  </w:rPr>
                </w:pPr>
                <w:r>
                  <w:rPr>
                    <w:b/>
                    <w:bCs/>
                  </w:rPr>
                  <w:t>UNCLASSIFIED</w:t>
                </w:r>
              </w:p>
            </w:txbxContent>
          </v:textbox>
        </v:shape>
      </w:pict>
    </w:r>
    <w:r>
      <w:rPr>
        <w:noProof/>
        <w:sz w:val="20"/>
      </w:rPr>
      <w:pict>
        <v:shape id="_x0000_s2126" type="#_x0000_t202" style="position:absolute;left:0;text-align:left;margin-left:274.5pt;margin-top:-24.75pt;width:218.25pt;height:21pt;z-index:251662848" strokecolor="white">
          <v:textbox style="mso-next-textbox:#_x0000_s2126">
            <w:txbxContent>
              <w:p w:rsidR="00ED51D4" w:rsidRDefault="00ED51D4">
                <w:pPr>
                  <w:jc w:val="right"/>
                  <w:rPr>
                    <w:b/>
                    <w:bCs/>
                    <w:i/>
                    <w:iCs/>
                  </w:rPr>
                </w:pPr>
                <w:r>
                  <w:rPr>
                    <w:b/>
                    <w:bCs/>
                    <w:i/>
                    <w:iCs/>
                  </w:rPr>
                  <w:t xml:space="preserve"> </w:t>
                </w:r>
                <w:r>
                  <w:rPr>
                    <w:rFonts w:cs="Arial"/>
                    <w:vanish/>
                  </w:rPr>
                  <w:pgNum/>
                </w:r>
                <w:r>
                  <w:rPr>
                    <w:rFonts w:cs="Arial"/>
                    <w:vanish/>
                  </w:rPr>
                  <w:pgNum/>
                </w:r>
                <w:r>
                  <w:rPr>
                    <w:b/>
                    <w:bCs/>
                    <w:i/>
                    <w:iCs/>
                  </w:rPr>
                  <w:t>/SRS</w:t>
                </w:r>
              </w:p>
            </w:txbxContent>
          </v:textbox>
        </v:shape>
      </w:pict>
    </w:r>
  </w:p>
  <w:p w:rsidR="00ED51D4" w:rsidRDefault="00BC0393">
    <w:pPr>
      <w:pStyle w:val="Header"/>
    </w:pPr>
    <w:r>
      <w:rPr>
        <w:noProof/>
      </w:rPr>
      <w:pict>
        <v:rect id="_x0000_s2092" style="position:absolute;margin-left:-46.8pt;margin-top:-13.65pt;width:532.8pt;height:727.2pt;z-index:251644416" fill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37B35"/>
    <w:multiLevelType w:val="hybridMultilevel"/>
    <w:tmpl w:val="EE1E73C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6866D23"/>
    <w:multiLevelType w:val="hybridMultilevel"/>
    <w:tmpl w:val="43C66108"/>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C443DE5"/>
    <w:multiLevelType w:val="hybridMultilevel"/>
    <w:tmpl w:val="6A9EB990"/>
    <w:lvl w:ilvl="0" w:tplc="5ED44800">
      <w:start w:val="1"/>
      <w:numFmt w:val="lowerRoman"/>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A13B3F"/>
    <w:multiLevelType w:val="hybridMultilevel"/>
    <w:tmpl w:val="56546C40"/>
    <w:lvl w:ilvl="0" w:tplc="B8D0B7A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9F2480"/>
    <w:multiLevelType w:val="hybridMultilevel"/>
    <w:tmpl w:val="DB2264BC"/>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B62145"/>
    <w:multiLevelType w:val="hybridMultilevel"/>
    <w:tmpl w:val="D5A00CD6"/>
    <w:lvl w:ilvl="0" w:tplc="C87CEAE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0"/>
        </w:tabs>
        <w:ind w:left="0" w:hanging="180"/>
      </w:pPr>
    </w:lvl>
    <w:lvl w:ilvl="3" w:tplc="0409000F" w:tentative="1">
      <w:start w:val="1"/>
      <w:numFmt w:val="decimal"/>
      <w:lvlText w:val="%4."/>
      <w:lvlJc w:val="left"/>
      <w:pPr>
        <w:tabs>
          <w:tab w:val="num" w:pos="720"/>
        </w:tabs>
        <w:ind w:left="720" w:hanging="360"/>
      </w:pPr>
    </w:lvl>
    <w:lvl w:ilvl="4" w:tplc="04090019" w:tentative="1">
      <w:start w:val="1"/>
      <w:numFmt w:val="lowerLetter"/>
      <w:lvlText w:val="%5."/>
      <w:lvlJc w:val="left"/>
      <w:pPr>
        <w:tabs>
          <w:tab w:val="num" w:pos="1440"/>
        </w:tabs>
        <w:ind w:left="1440" w:hanging="360"/>
      </w:pPr>
    </w:lvl>
    <w:lvl w:ilvl="5" w:tplc="0409001B" w:tentative="1">
      <w:start w:val="1"/>
      <w:numFmt w:val="lowerRoman"/>
      <w:lvlText w:val="%6."/>
      <w:lvlJc w:val="right"/>
      <w:pPr>
        <w:tabs>
          <w:tab w:val="num" w:pos="2160"/>
        </w:tabs>
        <w:ind w:left="2160" w:hanging="180"/>
      </w:pPr>
    </w:lvl>
    <w:lvl w:ilvl="6" w:tplc="0409000F" w:tentative="1">
      <w:start w:val="1"/>
      <w:numFmt w:val="decimal"/>
      <w:lvlText w:val="%7."/>
      <w:lvlJc w:val="left"/>
      <w:pPr>
        <w:tabs>
          <w:tab w:val="num" w:pos="2880"/>
        </w:tabs>
        <w:ind w:left="2880" w:hanging="360"/>
      </w:pPr>
    </w:lvl>
    <w:lvl w:ilvl="7" w:tplc="04090019" w:tentative="1">
      <w:start w:val="1"/>
      <w:numFmt w:val="lowerLetter"/>
      <w:lvlText w:val="%8."/>
      <w:lvlJc w:val="left"/>
      <w:pPr>
        <w:tabs>
          <w:tab w:val="num" w:pos="3600"/>
        </w:tabs>
        <w:ind w:left="3600" w:hanging="360"/>
      </w:pPr>
    </w:lvl>
    <w:lvl w:ilvl="8" w:tplc="0409001B" w:tentative="1">
      <w:start w:val="1"/>
      <w:numFmt w:val="lowerRoman"/>
      <w:lvlText w:val="%9."/>
      <w:lvlJc w:val="right"/>
      <w:pPr>
        <w:tabs>
          <w:tab w:val="num" w:pos="4320"/>
        </w:tabs>
        <w:ind w:left="4320" w:hanging="180"/>
      </w:pPr>
    </w:lvl>
  </w:abstractNum>
  <w:abstractNum w:abstractNumId="6">
    <w:nsid w:val="1AE85AB5"/>
    <w:multiLevelType w:val="hybridMultilevel"/>
    <w:tmpl w:val="2AD21E82"/>
    <w:lvl w:ilvl="0" w:tplc="5F9EBD42">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B27C9"/>
    <w:multiLevelType w:val="hybridMultilevel"/>
    <w:tmpl w:val="204EB14A"/>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1525E0"/>
    <w:multiLevelType w:val="hybridMultilevel"/>
    <w:tmpl w:val="E00E2240"/>
    <w:lvl w:ilvl="0" w:tplc="B8D0B7AE">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F582EAF"/>
    <w:multiLevelType w:val="hybridMultilevel"/>
    <w:tmpl w:val="D4CC43D6"/>
    <w:lvl w:ilvl="0" w:tplc="BD1A1332">
      <w:start w:val="1"/>
      <w:numFmt w:val="lowerRoman"/>
      <w:lvlText w:val="%1)"/>
      <w:lvlJc w:val="left"/>
      <w:pPr>
        <w:ind w:left="360" w:hanging="360"/>
      </w:pPr>
      <w:rPr>
        <w:rFonts w:hint="default"/>
        <w:b w:val="0"/>
      </w:rPr>
    </w:lvl>
    <w:lvl w:ilvl="1" w:tplc="04090019">
      <w:start w:val="1"/>
      <w:numFmt w:val="lowerLetter"/>
      <w:lvlText w:val="%2."/>
      <w:lvlJc w:val="left"/>
      <w:pPr>
        <w:ind w:left="1080" w:hanging="360"/>
      </w:pPr>
    </w:lvl>
    <w:lvl w:ilvl="2" w:tplc="B6BCC44C">
      <w:start w:val="1"/>
      <w:numFmt w:val="lowerRoman"/>
      <w:lvlText w:val="%3."/>
      <w:lvlJc w:val="right"/>
      <w:pPr>
        <w:ind w:left="1800" w:hanging="180"/>
      </w:pPr>
      <w:rPr>
        <w:b w:val="0"/>
        <w:bCs/>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54B6151"/>
    <w:multiLevelType w:val="hybridMultilevel"/>
    <w:tmpl w:val="05109C9E"/>
    <w:lvl w:ilvl="0" w:tplc="D8F4CB40">
      <w:start w:val="1"/>
      <w:numFmt w:val="lowerRoman"/>
      <w:lvlText w:val="%1)"/>
      <w:lvlJc w:val="left"/>
      <w:pPr>
        <w:ind w:left="1080" w:hanging="720"/>
      </w:pPr>
      <w:rPr>
        <w:rFonts w:ascii="Verdana" w:hAnsi="Verdana" w:cs="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DE1732"/>
    <w:multiLevelType w:val="hybridMultilevel"/>
    <w:tmpl w:val="C44C496C"/>
    <w:lvl w:ilvl="0" w:tplc="484013A4">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7A6D92"/>
    <w:multiLevelType w:val="hybridMultilevel"/>
    <w:tmpl w:val="A2F29D34"/>
    <w:lvl w:ilvl="0" w:tplc="4C2EF9EA">
      <w:start w:val="1"/>
      <w:numFmt w:val="lowerRoman"/>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E8C70AF"/>
    <w:multiLevelType w:val="hybridMultilevel"/>
    <w:tmpl w:val="2604E17E"/>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1F5381C"/>
    <w:multiLevelType w:val="hybridMultilevel"/>
    <w:tmpl w:val="89806218"/>
    <w:lvl w:ilvl="0" w:tplc="B8D0B7A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F44452"/>
    <w:multiLevelType w:val="hybridMultilevel"/>
    <w:tmpl w:val="8862AD40"/>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4D05A34"/>
    <w:multiLevelType w:val="hybridMultilevel"/>
    <w:tmpl w:val="92E24B12"/>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92E5F76"/>
    <w:multiLevelType w:val="hybridMultilevel"/>
    <w:tmpl w:val="E1EE0D9E"/>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A7E45AF"/>
    <w:multiLevelType w:val="hybridMultilevel"/>
    <w:tmpl w:val="1E5E616A"/>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1AB0C03"/>
    <w:multiLevelType w:val="hybridMultilevel"/>
    <w:tmpl w:val="ED2AF9CE"/>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2EC0AA0"/>
    <w:multiLevelType w:val="hybridMultilevel"/>
    <w:tmpl w:val="8BC8E38E"/>
    <w:lvl w:ilvl="0" w:tplc="B8D0B7AE">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480801"/>
    <w:multiLevelType w:val="multilevel"/>
    <w:tmpl w:val="2D36FDF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495A51B1"/>
    <w:multiLevelType w:val="hybridMultilevel"/>
    <w:tmpl w:val="D8860ED4"/>
    <w:lvl w:ilvl="0" w:tplc="2CBCB0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FB72F2"/>
    <w:multiLevelType w:val="hybridMultilevel"/>
    <w:tmpl w:val="55C4C1C8"/>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ADD32B0"/>
    <w:multiLevelType w:val="hybridMultilevel"/>
    <w:tmpl w:val="809E99D0"/>
    <w:lvl w:ilvl="0" w:tplc="5D54FA06">
      <w:start w:val="1"/>
      <w:numFmt w:val="lowerRoman"/>
      <w:lvlText w:val="%1)"/>
      <w:lvlJc w:val="left"/>
      <w:pPr>
        <w:ind w:left="1080" w:hanging="720"/>
      </w:pPr>
      <w:rPr>
        <w:rFonts w:ascii="Verdana" w:hAnsi="Verdana" w:cs="Verdana"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6F7445"/>
    <w:multiLevelType w:val="hybridMultilevel"/>
    <w:tmpl w:val="1E1EBA8A"/>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CDB416C"/>
    <w:multiLevelType w:val="hybridMultilevel"/>
    <w:tmpl w:val="279E1DCE"/>
    <w:lvl w:ilvl="0" w:tplc="B8D0B7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FD0740"/>
    <w:multiLevelType w:val="multilevel"/>
    <w:tmpl w:val="5568EBD8"/>
    <w:lvl w:ilvl="0">
      <w:start w:val="1"/>
      <w:numFmt w:val="decimal"/>
      <w:lvlText w:val="%1"/>
      <w:lvlJc w:val="left"/>
      <w:pPr>
        <w:tabs>
          <w:tab w:val="num" w:pos="432"/>
        </w:tabs>
        <w:ind w:left="432" w:hanging="432"/>
      </w:pPr>
      <w:rPr>
        <w:rFonts w:hint="default"/>
      </w:rPr>
    </w:lvl>
    <w:lvl w:ilvl="1">
      <w:start w:val="1"/>
      <w:numFmt w:val="decimal"/>
      <w:pStyle w:val="Heading30"/>
      <w:lvlText w:val="3.%2"/>
      <w:lvlJc w:val="left"/>
      <w:pPr>
        <w:tabs>
          <w:tab w:val="num" w:pos="720"/>
        </w:tabs>
        <w:ind w:left="576" w:hanging="576"/>
      </w:pPr>
      <w:rPr>
        <w:rFonts w:hint="default"/>
      </w:rPr>
    </w:lvl>
    <w:lvl w:ilvl="2">
      <w:start w:val="1"/>
      <w:numFmt w:val="none"/>
      <w:lvlText w:val="3.4.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4F9B3532"/>
    <w:multiLevelType w:val="hybridMultilevel"/>
    <w:tmpl w:val="F84880C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08F4CDB"/>
    <w:multiLevelType w:val="hybridMultilevel"/>
    <w:tmpl w:val="E00E2240"/>
    <w:lvl w:ilvl="0" w:tplc="B8D0B7AE">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0B042FF"/>
    <w:multiLevelType w:val="hybridMultilevel"/>
    <w:tmpl w:val="CD2CA0E0"/>
    <w:lvl w:ilvl="0" w:tplc="E4426A96">
      <w:start w:val="1"/>
      <w:numFmt w:val="lowerRoman"/>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CF4F7C"/>
    <w:multiLevelType w:val="hybridMultilevel"/>
    <w:tmpl w:val="124E97B6"/>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4DA716F"/>
    <w:multiLevelType w:val="hybridMultilevel"/>
    <w:tmpl w:val="F07430F2"/>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54A30EC"/>
    <w:multiLevelType w:val="hybridMultilevel"/>
    <w:tmpl w:val="06508E10"/>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9A14DED"/>
    <w:multiLevelType w:val="hybridMultilevel"/>
    <w:tmpl w:val="CD2CA0E0"/>
    <w:lvl w:ilvl="0" w:tplc="E4426A96">
      <w:start w:val="1"/>
      <w:numFmt w:val="lowerRoman"/>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C957B76"/>
    <w:multiLevelType w:val="hybridMultilevel"/>
    <w:tmpl w:val="43C66108"/>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DC505D2"/>
    <w:multiLevelType w:val="hybridMultilevel"/>
    <w:tmpl w:val="09CE7D5A"/>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DD279AD"/>
    <w:multiLevelType w:val="hybridMultilevel"/>
    <w:tmpl w:val="2BAE16BA"/>
    <w:lvl w:ilvl="0" w:tplc="FEC67E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BE598E"/>
    <w:multiLevelType w:val="hybridMultilevel"/>
    <w:tmpl w:val="05109C9E"/>
    <w:lvl w:ilvl="0" w:tplc="D8F4CB40">
      <w:start w:val="1"/>
      <w:numFmt w:val="lowerRoman"/>
      <w:lvlText w:val="%1)"/>
      <w:lvlJc w:val="left"/>
      <w:pPr>
        <w:ind w:left="1080" w:hanging="720"/>
      </w:pPr>
      <w:rPr>
        <w:rFonts w:ascii="Verdana" w:hAnsi="Verdana" w:cs="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8377C1"/>
    <w:multiLevelType w:val="hybridMultilevel"/>
    <w:tmpl w:val="D5A00CD6"/>
    <w:lvl w:ilvl="0" w:tplc="C87CEAE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0"/>
        </w:tabs>
        <w:ind w:left="0" w:hanging="180"/>
      </w:pPr>
    </w:lvl>
    <w:lvl w:ilvl="3" w:tplc="0409000F" w:tentative="1">
      <w:start w:val="1"/>
      <w:numFmt w:val="decimal"/>
      <w:lvlText w:val="%4."/>
      <w:lvlJc w:val="left"/>
      <w:pPr>
        <w:tabs>
          <w:tab w:val="num" w:pos="720"/>
        </w:tabs>
        <w:ind w:left="720" w:hanging="360"/>
      </w:pPr>
    </w:lvl>
    <w:lvl w:ilvl="4" w:tplc="04090019" w:tentative="1">
      <w:start w:val="1"/>
      <w:numFmt w:val="lowerLetter"/>
      <w:lvlText w:val="%5."/>
      <w:lvlJc w:val="left"/>
      <w:pPr>
        <w:tabs>
          <w:tab w:val="num" w:pos="1440"/>
        </w:tabs>
        <w:ind w:left="1440" w:hanging="360"/>
      </w:pPr>
    </w:lvl>
    <w:lvl w:ilvl="5" w:tplc="0409001B" w:tentative="1">
      <w:start w:val="1"/>
      <w:numFmt w:val="lowerRoman"/>
      <w:lvlText w:val="%6."/>
      <w:lvlJc w:val="right"/>
      <w:pPr>
        <w:tabs>
          <w:tab w:val="num" w:pos="2160"/>
        </w:tabs>
        <w:ind w:left="2160" w:hanging="180"/>
      </w:pPr>
    </w:lvl>
    <w:lvl w:ilvl="6" w:tplc="0409000F" w:tentative="1">
      <w:start w:val="1"/>
      <w:numFmt w:val="decimal"/>
      <w:lvlText w:val="%7."/>
      <w:lvlJc w:val="left"/>
      <w:pPr>
        <w:tabs>
          <w:tab w:val="num" w:pos="2880"/>
        </w:tabs>
        <w:ind w:left="2880" w:hanging="360"/>
      </w:pPr>
    </w:lvl>
    <w:lvl w:ilvl="7" w:tplc="04090019" w:tentative="1">
      <w:start w:val="1"/>
      <w:numFmt w:val="lowerLetter"/>
      <w:lvlText w:val="%8."/>
      <w:lvlJc w:val="left"/>
      <w:pPr>
        <w:tabs>
          <w:tab w:val="num" w:pos="3600"/>
        </w:tabs>
        <w:ind w:left="3600" w:hanging="360"/>
      </w:pPr>
    </w:lvl>
    <w:lvl w:ilvl="8" w:tplc="0409001B" w:tentative="1">
      <w:start w:val="1"/>
      <w:numFmt w:val="lowerRoman"/>
      <w:lvlText w:val="%9."/>
      <w:lvlJc w:val="right"/>
      <w:pPr>
        <w:tabs>
          <w:tab w:val="num" w:pos="4320"/>
        </w:tabs>
        <w:ind w:left="4320" w:hanging="180"/>
      </w:pPr>
    </w:lvl>
  </w:abstractNum>
  <w:abstractNum w:abstractNumId="40">
    <w:nsid w:val="5FCC5C32"/>
    <w:multiLevelType w:val="hybridMultilevel"/>
    <w:tmpl w:val="E1EE0D9E"/>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0DF186B"/>
    <w:multiLevelType w:val="hybridMultilevel"/>
    <w:tmpl w:val="E00E2240"/>
    <w:lvl w:ilvl="0" w:tplc="B8D0B7AE">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31C7DCA"/>
    <w:multiLevelType w:val="hybridMultilevel"/>
    <w:tmpl w:val="65606BF8"/>
    <w:lvl w:ilvl="0" w:tplc="18BADDA4">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4543308"/>
    <w:multiLevelType w:val="hybridMultilevel"/>
    <w:tmpl w:val="05109C9E"/>
    <w:lvl w:ilvl="0" w:tplc="D8F4CB40">
      <w:start w:val="1"/>
      <w:numFmt w:val="lowerRoman"/>
      <w:lvlText w:val="%1)"/>
      <w:lvlJc w:val="left"/>
      <w:pPr>
        <w:ind w:left="1080" w:hanging="720"/>
      </w:pPr>
      <w:rPr>
        <w:rFonts w:ascii="Verdana" w:hAnsi="Verdana" w:cs="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DB0512"/>
    <w:multiLevelType w:val="hybridMultilevel"/>
    <w:tmpl w:val="8C4A658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5">
    <w:nsid w:val="6B57446E"/>
    <w:multiLevelType w:val="hybridMultilevel"/>
    <w:tmpl w:val="FA4A71A8"/>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6E6D2449"/>
    <w:multiLevelType w:val="hybridMultilevel"/>
    <w:tmpl w:val="833872C6"/>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F73599D"/>
    <w:multiLevelType w:val="hybridMultilevel"/>
    <w:tmpl w:val="334E9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10A6C7B"/>
    <w:multiLevelType w:val="hybridMultilevel"/>
    <w:tmpl w:val="1E5E616A"/>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2A74CA"/>
    <w:multiLevelType w:val="hybridMultilevel"/>
    <w:tmpl w:val="6E124964"/>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58706EF"/>
    <w:multiLevelType w:val="hybridMultilevel"/>
    <w:tmpl w:val="0B66C1C8"/>
    <w:lvl w:ilvl="0" w:tplc="863C1E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6700263"/>
    <w:multiLevelType w:val="hybridMultilevel"/>
    <w:tmpl w:val="65606BF8"/>
    <w:lvl w:ilvl="0" w:tplc="18BADDA4">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77821A27"/>
    <w:multiLevelType w:val="hybridMultilevel"/>
    <w:tmpl w:val="4C6A0CBC"/>
    <w:lvl w:ilvl="0" w:tplc="B8D0B7AE">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7"/>
  </w:num>
  <w:num w:numId="2">
    <w:abstractNumId w:val="21"/>
  </w:num>
  <w:num w:numId="3">
    <w:abstractNumId w:val="39"/>
  </w:num>
  <w:num w:numId="4">
    <w:abstractNumId w:val="28"/>
  </w:num>
  <w:num w:numId="5">
    <w:abstractNumId w:val="0"/>
  </w:num>
  <w:num w:numId="6">
    <w:abstractNumId w:val="5"/>
  </w:num>
  <w:num w:numId="7">
    <w:abstractNumId w:val="26"/>
  </w:num>
  <w:num w:numId="8">
    <w:abstractNumId w:val="37"/>
  </w:num>
  <w:num w:numId="9">
    <w:abstractNumId w:val="10"/>
  </w:num>
  <w:num w:numId="10">
    <w:abstractNumId w:val="24"/>
  </w:num>
  <w:num w:numId="11">
    <w:abstractNumId w:val="43"/>
  </w:num>
  <w:num w:numId="12">
    <w:abstractNumId w:val="38"/>
  </w:num>
  <w:num w:numId="13">
    <w:abstractNumId w:val="14"/>
  </w:num>
  <w:num w:numId="14">
    <w:abstractNumId w:val="16"/>
  </w:num>
  <w:num w:numId="15">
    <w:abstractNumId w:val="41"/>
  </w:num>
  <w:num w:numId="16">
    <w:abstractNumId w:val="29"/>
  </w:num>
  <w:num w:numId="17">
    <w:abstractNumId w:val="20"/>
  </w:num>
  <w:num w:numId="18">
    <w:abstractNumId w:val="32"/>
  </w:num>
  <w:num w:numId="19">
    <w:abstractNumId w:val="40"/>
  </w:num>
  <w:num w:numId="20">
    <w:abstractNumId w:val="17"/>
  </w:num>
  <w:num w:numId="21">
    <w:abstractNumId w:val="8"/>
  </w:num>
  <w:num w:numId="22">
    <w:abstractNumId w:val="13"/>
  </w:num>
  <w:num w:numId="23">
    <w:abstractNumId w:val="3"/>
  </w:num>
  <w:num w:numId="24">
    <w:abstractNumId w:val="25"/>
  </w:num>
  <w:num w:numId="25">
    <w:abstractNumId w:val="23"/>
  </w:num>
  <w:num w:numId="26">
    <w:abstractNumId w:val="18"/>
  </w:num>
  <w:num w:numId="27">
    <w:abstractNumId w:val="51"/>
  </w:num>
  <w:num w:numId="28">
    <w:abstractNumId w:val="42"/>
  </w:num>
  <w:num w:numId="29">
    <w:abstractNumId w:val="48"/>
  </w:num>
  <w:num w:numId="30">
    <w:abstractNumId w:val="4"/>
  </w:num>
  <w:num w:numId="31">
    <w:abstractNumId w:val="45"/>
  </w:num>
  <w:num w:numId="32">
    <w:abstractNumId w:val="35"/>
  </w:num>
  <w:num w:numId="33">
    <w:abstractNumId w:val="9"/>
  </w:num>
  <w:num w:numId="34">
    <w:abstractNumId w:val="7"/>
  </w:num>
  <w:num w:numId="35">
    <w:abstractNumId w:val="33"/>
  </w:num>
  <w:num w:numId="36">
    <w:abstractNumId w:val="34"/>
  </w:num>
  <w:num w:numId="37">
    <w:abstractNumId w:val="30"/>
  </w:num>
  <w:num w:numId="38">
    <w:abstractNumId w:val="2"/>
  </w:num>
  <w:num w:numId="39">
    <w:abstractNumId w:val="12"/>
  </w:num>
  <w:num w:numId="40">
    <w:abstractNumId w:val="36"/>
  </w:num>
  <w:num w:numId="41">
    <w:abstractNumId w:val="19"/>
  </w:num>
  <w:num w:numId="42">
    <w:abstractNumId w:val="22"/>
  </w:num>
  <w:num w:numId="43">
    <w:abstractNumId w:val="50"/>
  </w:num>
  <w:num w:numId="44">
    <w:abstractNumId w:val="1"/>
  </w:num>
  <w:num w:numId="45">
    <w:abstractNumId w:val="46"/>
  </w:num>
  <w:num w:numId="46">
    <w:abstractNumId w:val="47"/>
  </w:num>
  <w:num w:numId="47">
    <w:abstractNumId w:val="15"/>
  </w:num>
  <w:num w:numId="48">
    <w:abstractNumId w:val="31"/>
  </w:num>
  <w:num w:numId="49">
    <w:abstractNumId w:val="49"/>
  </w:num>
  <w:num w:numId="50">
    <w:abstractNumId w:val="52"/>
  </w:num>
  <w:num w:numId="51">
    <w:abstractNumId w:val="6"/>
  </w:num>
  <w:num w:numId="52">
    <w:abstractNumId w:val="11"/>
  </w:num>
  <w:num w:numId="53">
    <w:abstractNumId w:val="4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activeWritingStyle w:appName="MSWord" w:lang="en-US" w:vendorID="64" w:dllVersion="131077"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oNotTrackMoves/>
  <w:defaultTabStop w:val="720"/>
  <w:displayHorizontalDrawingGridEvery w:val="0"/>
  <w:displayVerticalDrawingGridEvery w:val="0"/>
  <w:doNotUseMarginsForDrawingGridOrigin/>
  <w:noPunctuationKerning/>
  <w:characterSpacingControl w:val="doNotCompress"/>
  <w:savePreviewPicture/>
  <w:hdrShapeDefaults>
    <o:shapedefaults v:ext="edit" spidmax="2167">
      <o:colormru v:ext="edit" colors="yellow"/>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443F8C"/>
    <w:rsid w:val="0000050C"/>
    <w:rsid w:val="00003FF6"/>
    <w:rsid w:val="000040D5"/>
    <w:rsid w:val="0000439A"/>
    <w:rsid w:val="00011CE6"/>
    <w:rsid w:val="00011D52"/>
    <w:rsid w:val="000157C1"/>
    <w:rsid w:val="000174A2"/>
    <w:rsid w:val="00026439"/>
    <w:rsid w:val="00032B62"/>
    <w:rsid w:val="00036AA3"/>
    <w:rsid w:val="00040F0A"/>
    <w:rsid w:val="00042CEE"/>
    <w:rsid w:val="000430D2"/>
    <w:rsid w:val="000473F4"/>
    <w:rsid w:val="00047E71"/>
    <w:rsid w:val="00052993"/>
    <w:rsid w:val="00053C94"/>
    <w:rsid w:val="00057593"/>
    <w:rsid w:val="00060996"/>
    <w:rsid w:val="00070886"/>
    <w:rsid w:val="00085006"/>
    <w:rsid w:val="000959AE"/>
    <w:rsid w:val="000A603E"/>
    <w:rsid w:val="000B2273"/>
    <w:rsid w:val="000B50ED"/>
    <w:rsid w:val="000B6BC3"/>
    <w:rsid w:val="000C1219"/>
    <w:rsid w:val="000C1E94"/>
    <w:rsid w:val="000C2DB0"/>
    <w:rsid w:val="000D76A1"/>
    <w:rsid w:val="000E2C11"/>
    <w:rsid w:val="000E4DDB"/>
    <w:rsid w:val="000E60B9"/>
    <w:rsid w:val="000E739D"/>
    <w:rsid w:val="000F01CC"/>
    <w:rsid w:val="000F04E1"/>
    <w:rsid w:val="000F7A58"/>
    <w:rsid w:val="00101CCA"/>
    <w:rsid w:val="001027E3"/>
    <w:rsid w:val="00105C05"/>
    <w:rsid w:val="00107183"/>
    <w:rsid w:val="00111017"/>
    <w:rsid w:val="00124AFB"/>
    <w:rsid w:val="00132399"/>
    <w:rsid w:val="00137BC4"/>
    <w:rsid w:val="00162467"/>
    <w:rsid w:val="0017159B"/>
    <w:rsid w:val="001816C4"/>
    <w:rsid w:val="00186B52"/>
    <w:rsid w:val="00190F97"/>
    <w:rsid w:val="001939EF"/>
    <w:rsid w:val="001A0AD2"/>
    <w:rsid w:val="001A264B"/>
    <w:rsid w:val="001B092B"/>
    <w:rsid w:val="001B1941"/>
    <w:rsid w:val="001B1C5F"/>
    <w:rsid w:val="001B4456"/>
    <w:rsid w:val="001C0996"/>
    <w:rsid w:val="001D066F"/>
    <w:rsid w:val="001D4F50"/>
    <w:rsid w:val="001D7B85"/>
    <w:rsid w:val="001E3225"/>
    <w:rsid w:val="001F10D4"/>
    <w:rsid w:val="00207B44"/>
    <w:rsid w:val="002108A9"/>
    <w:rsid w:val="0021497C"/>
    <w:rsid w:val="00223D0F"/>
    <w:rsid w:val="00234E5B"/>
    <w:rsid w:val="00237C64"/>
    <w:rsid w:val="00245205"/>
    <w:rsid w:val="00245208"/>
    <w:rsid w:val="002468E8"/>
    <w:rsid w:val="002509F0"/>
    <w:rsid w:val="00253249"/>
    <w:rsid w:val="00263279"/>
    <w:rsid w:val="00263E05"/>
    <w:rsid w:val="00271C71"/>
    <w:rsid w:val="0027303C"/>
    <w:rsid w:val="002766F4"/>
    <w:rsid w:val="00277B36"/>
    <w:rsid w:val="00277CBD"/>
    <w:rsid w:val="00280952"/>
    <w:rsid w:val="0028368B"/>
    <w:rsid w:val="00286549"/>
    <w:rsid w:val="00287147"/>
    <w:rsid w:val="002A02DD"/>
    <w:rsid w:val="002A126A"/>
    <w:rsid w:val="002A13B5"/>
    <w:rsid w:val="002B3B7A"/>
    <w:rsid w:val="002C09DC"/>
    <w:rsid w:val="002D2B6F"/>
    <w:rsid w:val="00307DCE"/>
    <w:rsid w:val="00310C31"/>
    <w:rsid w:val="00312724"/>
    <w:rsid w:val="00313449"/>
    <w:rsid w:val="00313C6A"/>
    <w:rsid w:val="00314073"/>
    <w:rsid w:val="00314512"/>
    <w:rsid w:val="0031710B"/>
    <w:rsid w:val="00317FFC"/>
    <w:rsid w:val="00320BAA"/>
    <w:rsid w:val="00330BF5"/>
    <w:rsid w:val="00330E0B"/>
    <w:rsid w:val="003346D3"/>
    <w:rsid w:val="0033683F"/>
    <w:rsid w:val="003549C1"/>
    <w:rsid w:val="00367A0E"/>
    <w:rsid w:val="00374BCF"/>
    <w:rsid w:val="003766AB"/>
    <w:rsid w:val="003806A1"/>
    <w:rsid w:val="00381AC7"/>
    <w:rsid w:val="00387A56"/>
    <w:rsid w:val="00395634"/>
    <w:rsid w:val="003A21EA"/>
    <w:rsid w:val="003A60F6"/>
    <w:rsid w:val="003B597D"/>
    <w:rsid w:val="003D40B6"/>
    <w:rsid w:val="003D6FB0"/>
    <w:rsid w:val="003E064F"/>
    <w:rsid w:val="003E39BA"/>
    <w:rsid w:val="003E3BFA"/>
    <w:rsid w:val="003E6CEB"/>
    <w:rsid w:val="003F7C95"/>
    <w:rsid w:val="0040366B"/>
    <w:rsid w:val="0040512A"/>
    <w:rsid w:val="00414473"/>
    <w:rsid w:val="00417E87"/>
    <w:rsid w:val="004211F0"/>
    <w:rsid w:val="004219B3"/>
    <w:rsid w:val="00433B75"/>
    <w:rsid w:val="004354E7"/>
    <w:rsid w:val="004429AD"/>
    <w:rsid w:val="00443F8C"/>
    <w:rsid w:val="0044689A"/>
    <w:rsid w:val="004661C7"/>
    <w:rsid w:val="00475EDC"/>
    <w:rsid w:val="004808FB"/>
    <w:rsid w:val="004816AE"/>
    <w:rsid w:val="00485DEC"/>
    <w:rsid w:val="00492D9D"/>
    <w:rsid w:val="0049429B"/>
    <w:rsid w:val="00497F44"/>
    <w:rsid w:val="004A42F7"/>
    <w:rsid w:val="004B26C5"/>
    <w:rsid w:val="004B366E"/>
    <w:rsid w:val="004B5584"/>
    <w:rsid w:val="004B5F66"/>
    <w:rsid w:val="004D09FB"/>
    <w:rsid w:val="004D4B8D"/>
    <w:rsid w:val="004E4D49"/>
    <w:rsid w:val="004E4DB3"/>
    <w:rsid w:val="004E7312"/>
    <w:rsid w:val="0050123C"/>
    <w:rsid w:val="00510189"/>
    <w:rsid w:val="005106AB"/>
    <w:rsid w:val="00512B07"/>
    <w:rsid w:val="00517D5D"/>
    <w:rsid w:val="005438B9"/>
    <w:rsid w:val="005453A0"/>
    <w:rsid w:val="005453C8"/>
    <w:rsid w:val="00546EF5"/>
    <w:rsid w:val="00552F21"/>
    <w:rsid w:val="00553CA3"/>
    <w:rsid w:val="00556523"/>
    <w:rsid w:val="00571EBE"/>
    <w:rsid w:val="005730ED"/>
    <w:rsid w:val="005833B2"/>
    <w:rsid w:val="005864A2"/>
    <w:rsid w:val="005A2550"/>
    <w:rsid w:val="005A66D4"/>
    <w:rsid w:val="005A7595"/>
    <w:rsid w:val="005B14FC"/>
    <w:rsid w:val="005D3B8F"/>
    <w:rsid w:val="005E035B"/>
    <w:rsid w:val="005E2926"/>
    <w:rsid w:val="005E7378"/>
    <w:rsid w:val="005E7426"/>
    <w:rsid w:val="005F3A57"/>
    <w:rsid w:val="005F5F97"/>
    <w:rsid w:val="0060008D"/>
    <w:rsid w:val="00604211"/>
    <w:rsid w:val="00610AFC"/>
    <w:rsid w:val="0061577D"/>
    <w:rsid w:val="00624D1A"/>
    <w:rsid w:val="006259AF"/>
    <w:rsid w:val="00626820"/>
    <w:rsid w:val="00632D0D"/>
    <w:rsid w:val="00633AD0"/>
    <w:rsid w:val="006407E6"/>
    <w:rsid w:val="0064345C"/>
    <w:rsid w:val="006505DD"/>
    <w:rsid w:val="006507A1"/>
    <w:rsid w:val="006516C3"/>
    <w:rsid w:val="006526E1"/>
    <w:rsid w:val="00654FE9"/>
    <w:rsid w:val="00660518"/>
    <w:rsid w:val="006631CB"/>
    <w:rsid w:val="00670398"/>
    <w:rsid w:val="006750FA"/>
    <w:rsid w:val="006825C1"/>
    <w:rsid w:val="00682639"/>
    <w:rsid w:val="006851E9"/>
    <w:rsid w:val="0069062C"/>
    <w:rsid w:val="006961E5"/>
    <w:rsid w:val="006C0FFF"/>
    <w:rsid w:val="006C23EE"/>
    <w:rsid w:val="006C2CBC"/>
    <w:rsid w:val="006C3433"/>
    <w:rsid w:val="006C5520"/>
    <w:rsid w:val="006C6D16"/>
    <w:rsid w:val="006D1D60"/>
    <w:rsid w:val="006D5002"/>
    <w:rsid w:val="006E3A19"/>
    <w:rsid w:val="006E44D8"/>
    <w:rsid w:val="006F1719"/>
    <w:rsid w:val="006F3030"/>
    <w:rsid w:val="006F49C6"/>
    <w:rsid w:val="006F4EB0"/>
    <w:rsid w:val="007014B8"/>
    <w:rsid w:val="00714183"/>
    <w:rsid w:val="007172A8"/>
    <w:rsid w:val="00722B3F"/>
    <w:rsid w:val="00723FCC"/>
    <w:rsid w:val="00734504"/>
    <w:rsid w:val="007362A2"/>
    <w:rsid w:val="007433EF"/>
    <w:rsid w:val="007454D4"/>
    <w:rsid w:val="0075717F"/>
    <w:rsid w:val="00763A4B"/>
    <w:rsid w:val="00764A6D"/>
    <w:rsid w:val="00770C93"/>
    <w:rsid w:val="00781A10"/>
    <w:rsid w:val="007826EA"/>
    <w:rsid w:val="00786E8B"/>
    <w:rsid w:val="00794206"/>
    <w:rsid w:val="007A36CE"/>
    <w:rsid w:val="007A3ABF"/>
    <w:rsid w:val="007A6EF3"/>
    <w:rsid w:val="007B0159"/>
    <w:rsid w:val="007B0661"/>
    <w:rsid w:val="007B0F77"/>
    <w:rsid w:val="007B3493"/>
    <w:rsid w:val="007B4419"/>
    <w:rsid w:val="007B7F03"/>
    <w:rsid w:val="007C132E"/>
    <w:rsid w:val="007C19BB"/>
    <w:rsid w:val="007D4A6A"/>
    <w:rsid w:val="007E41EA"/>
    <w:rsid w:val="007F24E6"/>
    <w:rsid w:val="007F29DA"/>
    <w:rsid w:val="007F403E"/>
    <w:rsid w:val="007F4CB3"/>
    <w:rsid w:val="00800F79"/>
    <w:rsid w:val="00803D33"/>
    <w:rsid w:val="00811A69"/>
    <w:rsid w:val="008122A0"/>
    <w:rsid w:val="00812568"/>
    <w:rsid w:val="0081315B"/>
    <w:rsid w:val="00820098"/>
    <w:rsid w:val="00823944"/>
    <w:rsid w:val="0083246B"/>
    <w:rsid w:val="00832DA2"/>
    <w:rsid w:val="00832E59"/>
    <w:rsid w:val="00842D27"/>
    <w:rsid w:val="00844633"/>
    <w:rsid w:val="00844652"/>
    <w:rsid w:val="00845DF5"/>
    <w:rsid w:val="00850DDA"/>
    <w:rsid w:val="008521A8"/>
    <w:rsid w:val="00853A3A"/>
    <w:rsid w:val="00861172"/>
    <w:rsid w:val="0087361F"/>
    <w:rsid w:val="00874BE7"/>
    <w:rsid w:val="0088035C"/>
    <w:rsid w:val="008827EB"/>
    <w:rsid w:val="00893222"/>
    <w:rsid w:val="00893CB0"/>
    <w:rsid w:val="008941E0"/>
    <w:rsid w:val="008945A5"/>
    <w:rsid w:val="008A0F36"/>
    <w:rsid w:val="008A1FF2"/>
    <w:rsid w:val="008A2708"/>
    <w:rsid w:val="008A46A4"/>
    <w:rsid w:val="008B4CC0"/>
    <w:rsid w:val="008D1334"/>
    <w:rsid w:val="008E1A68"/>
    <w:rsid w:val="008E7A9F"/>
    <w:rsid w:val="008F27B0"/>
    <w:rsid w:val="008F2B15"/>
    <w:rsid w:val="008F7849"/>
    <w:rsid w:val="00901012"/>
    <w:rsid w:val="00917297"/>
    <w:rsid w:val="0092140E"/>
    <w:rsid w:val="00922E5C"/>
    <w:rsid w:val="009329C2"/>
    <w:rsid w:val="00937FB0"/>
    <w:rsid w:val="00940086"/>
    <w:rsid w:val="009444BF"/>
    <w:rsid w:val="00944974"/>
    <w:rsid w:val="00954DA8"/>
    <w:rsid w:val="00955677"/>
    <w:rsid w:val="00963D1E"/>
    <w:rsid w:val="00963DAD"/>
    <w:rsid w:val="00965908"/>
    <w:rsid w:val="00971FD7"/>
    <w:rsid w:val="009724E6"/>
    <w:rsid w:val="00974981"/>
    <w:rsid w:val="00975840"/>
    <w:rsid w:val="00982A5A"/>
    <w:rsid w:val="00983101"/>
    <w:rsid w:val="009848D9"/>
    <w:rsid w:val="00993F26"/>
    <w:rsid w:val="009A2AF0"/>
    <w:rsid w:val="009B0918"/>
    <w:rsid w:val="009B0D26"/>
    <w:rsid w:val="009B3691"/>
    <w:rsid w:val="009B6A3C"/>
    <w:rsid w:val="009B7065"/>
    <w:rsid w:val="009C1856"/>
    <w:rsid w:val="009C2624"/>
    <w:rsid w:val="009C2BA6"/>
    <w:rsid w:val="009C483A"/>
    <w:rsid w:val="009D0581"/>
    <w:rsid w:val="009D06A4"/>
    <w:rsid w:val="009D3EFD"/>
    <w:rsid w:val="009D7656"/>
    <w:rsid w:val="009E0725"/>
    <w:rsid w:val="009E2066"/>
    <w:rsid w:val="009E3181"/>
    <w:rsid w:val="009E3D68"/>
    <w:rsid w:val="009E4046"/>
    <w:rsid w:val="009E42E6"/>
    <w:rsid w:val="00A034DC"/>
    <w:rsid w:val="00A0617B"/>
    <w:rsid w:val="00A125BF"/>
    <w:rsid w:val="00A27044"/>
    <w:rsid w:val="00A34CF1"/>
    <w:rsid w:val="00A44ADB"/>
    <w:rsid w:val="00A53455"/>
    <w:rsid w:val="00A559D8"/>
    <w:rsid w:val="00A57091"/>
    <w:rsid w:val="00A61D5F"/>
    <w:rsid w:val="00A62423"/>
    <w:rsid w:val="00A66398"/>
    <w:rsid w:val="00A66C47"/>
    <w:rsid w:val="00A7120C"/>
    <w:rsid w:val="00A812B1"/>
    <w:rsid w:val="00A81FED"/>
    <w:rsid w:val="00A82807"/>
    <w:rsid w:val="00A84808"/>
    <w:rsid w:val="00A84DE3"/>
    <w:rsid w:val="00A917A8"/>
    <w:rsid w:val="00A93D00"/>
    <w:rsid w:val="00A94648"/>
    <w:rsid w:val="00AA0A99"/>
    <w:rsid w:val="00AB6C6E"/>
    <w:rsid w:val="00AB7768"/>
    <w:rsid w:val="00AC219A"/>
    <w:rsid w:val="00AC6B2D"/>
    <w:rsid w:val="00AD3044"/>
    <w:rsid w:val="00AE45CF"/>
    <w:rsid w:val="00AF174D"/>
    <w:rsid w:val="00AF7880"/>
    <w:rsid w:val="00B01969"/>
    <w:rsid w:val="00B02DB1"/>
    <w:rsid w:val="00B034A0"/>
    <w:rsid w:val="00B0438D"/>
    <w:rsid w:val="00B079CD"/>
    <w:rsid w:val="00B1061D"/>
    <w:rsid w:val="00B1421C"/>
    <w:rsid w:val="00B14D96"/>
    <w:rsid w:val="00B1514D"/>
    <w:rsid w:val="00B17307"/>
    <w:rsid w:val="00B30181"/>
    <w:rsid w:val="00B31EBA"/>
    <w:rsid w:val="00B40B30"/>
    <w:rsid w:val="00B4173E"/>
    <w:rsid w:val="00B568B6"/>
    <w:rsid w:val="00B67841"/>
    <w:rsid w:val="00B74937"/>
    <w:rsid w:val="00B76636"/>
    <w:rsid w:val="00B84064"/>
    <w:rsid w:val="00B848C1"/>
    <w:rsid w:val="00BA20B6"/>
    <w:rsid w:val="00BA2A6B"/>
    <w:rsid w:val="00BA661C"/>
    <w:rsid w:val="00BA7EC8"/>
    <w:rsid w:val="00BB0E73"/>
    <w:rsid w:val="00BB2F60"/>
    <w:rsid w:val="00BB6421"/>
    <w:rsid w:val="00BC0393"/>
    <w:rsid w:val="00BC39E7"/>
    <w:rsid w:val="00BC5805"/>
    <w:rsid w:val="00BC748E"/>
    <w:rsid w:val="00BC7938"/>
    <w:rsid w:val="00BD3C9F"/>
    <w:rsid w:val="00BE3614"/>
    <w:rsid w:val="00BF30DB"/>
    <w:rsid w:val="00BF72B4"/>
    <w:rsid w:val="00C05B3D"/>
    <w:rsid w:val="00C06182"/>
    <w:rsid w:val="00C11C3F"/>
    <w:rsid w:val="00C11F0B"/>
    <w:rsid w:val="00C155FD"/>
    <w:rsid w:val="00C16918"/>
    <w:rsid w:val="00C2313A"/>
    <w:rsid w:val="00C23C71"/>
    <w:rsid w:val="00C24BD8"/>
    <w:rsid w:val="00C25C85"/>
    <w:rsid w:val="00C271E3"/>
    <w:rsid w:val="00C31DFE"/>
    <w:rsid w:val="00C37802"/>
    <w:rsid w:val="00C4112D"/>
    <w:rsid w:val="00C43E8E"/>
    <w:rsid w:val="00C46BC4"/>
    <w:rsid w:val="00C472D7"/>
    <w:rsid w:val="00C52D29"/>
    <w:rsid w:val="00C54D21"/>
    <w:rsid w:val="00C60BD6"/>
    <w:rsid w:val="00C61734"/>
    <w:rsid w:val="00C7092E"/>
    <w:rsid w:val="00C91CD2"/>
    <w:rsid w:val="00C91D6E"/>
    <w:rsid w:val="00C950A5"/>
    <w:rsid w:val="00CA20F5"/>
    <w:rsid w:val="00CA3718"/>
    <w:rsid w:val="00CA6425"/>
    <w:rsid w:val="00CA67A2"/>
    <w:rsid w:val="00CA7D74"/>
    <w:rsid w:val="00CC1FA5"/>
    <w:rsid w:val="00CC363B"/>
    <w:rsid w:val="00CC7B07"/>
    <w:rsid w:val="00CD1320"/>
    <w:rsid w:val="00CD2EF3"/>
    <w:rsid w:val="00CE06D5"/>
    <w:rsid w:val="00CE4E6F"/>
    <w:rsid w:val="00CE5000"/>
    <w:rsid w:val="00CE56A7"/>
    <w:rsid w:val="00CE5D77"/>
    <w:rsid w:val="00CE79BE"/>
    <w:rsid w:val="00CF5F8B"/>
    <w:rsid w:val="00D0605B"/>
    <w:rsid w:val="00D07B52"/>
    <w:rsid w:val="00D1351B"/>
    <w:rsid w:val="00D146A0"/>
    <w:rsid w:val="00D2785C"/>
    <w:rsid w:val="00D35928"/>
    <w:rsid w:val="00D35F73"/>
    <w:rsid w:val="00D407E2"/>
    <w:rsid w:val="00D40D2D"/>
    <w:rsid w:val="00D41651"/>
    <w:rsid w:val="00D4442B"/>
    <w:rsid w:val="00D55E09"/>
    <w:rsid w:val="00D622D6"/>
    <w:rsid w:val="00D64C70"/>
    <w:rsid w:val="00D70F20"/>
    <w:rsid w:val="00D850D5"/>
    <w:rsid w:val="00D974FA"/>
    <w:rsid w:val="00DA27BB"/>
    <w:rsid w:val="00DA3671"/>
    <w:rsid w:val="00DA6189"/>
    <w:rsid w:val="00DC1D27"/>
    <w:rsid w:val="00DC62BB"/>
    <w:rsid w:val="00DC719D"/>
    <w:rsid w:val="00DF4C3F"/>
    <w:rsid w:val="00DF6ABD"/>
    <w:rsid w:val="00E01B30"/>
    <w:rsid w:val="00E01B5C"/>
    <w:rsid w:val="00E0385D"/>
    <w:rsid w:val="00E05D5A"/>
    <w:rsid w:val="00E17C99"/>
    <w:rsid w:val="00E215D9"/>
    <w:rsid w:val="00E262BC"/>
    <w:rsid w:val="00E32481"/>
    <w:rsid w:val="00E517ED"/>
    <w:rsid w:val="00E630FA"/>
    <w:rsid w:val="00E65012"/>
    <w:rsid w:val="00E81CE1"/>
    <w:rsid w:val="00E90E6D"/>
    <w:rsid w:val="00E9180B"/>
    <w:rsid w:val="00E9279B"/>
    <w:rsid w:val="00E95748"/>
    <w:rsid w:val="00EA4DB2"/>
    <w:rsid w:val="00EA584E"/>
    <w:rsid w:val="00EA7D5E"/>
    <w:rsid w:val="00EC043B"/>
    <w:rsid w:val="00ED1A5C"/>
    <w:rsid w:val="00ED350A"/>
    <w:rsid w:val="00ED51D4"/>
    <w:rsid w:val="00ED72A2"/>
    <w:rsid w:val="00EE406E"/>
    <w:rsid w:val="00EE48D9"/>
    <w:rsid w:val="00EE79AD"/>
    <w:rsid w:val="00EF088C"/>
    <w:rsid w:val="00EF2B42"/>
    <w:rsid w:val="00EF5863"/>
    <w:rsid w:val="00F05034"/>
    <w:rsid w:val="00F16BE7"/>
    <w:rsid w:val="00F26FD5"/>
    <w:rsid w:val="00F36F6B"/>
    <w:rsid w:val="00F4436D"/>
    <w:rsid w:val="00F51021"/>
    <w:rsid w:val="00F5109B"/>
    <w:rsid w:val="00F5617F"/>
    <w:rsid w:val="00F56BDD"/>
    <w:rsid w:val="00F6139E"/>
    <w:rsid w:val="00F805E8"/>
    <w:rsid w:val="00F8606F"/>
    <w:rsid w:val="00F87F6B"/>
    <w:rsid w:val="00F933F3"/>
    <w:rsid w:val="00F9454E"/>
    <w:rsid w:val="00F96646"/>
    <w:rsid w:val="00FA2C10"/>
    <w:rsid w:val="00FA2D7D"/>
    <w:rsid w:val="00FA63DC"/>
    <w:rsid w:val="00FB309D"/>
    <w:rsid w:val="00FC1DB7"/>
    <w:rsid w:val="00FC2522"/>
    <w:rsid w:val="00FC5F31"/>
    <w:rsid w:val="00FD794E"/>
    <w:rsid w:val="00FF09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67">
      <o:colormru v:ext="edit" colors="yellow"/>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Verdana" w:hAnsi="Verdana"/>
    </w:rPr>
  </w:style>
  <w:style w:type="paragraph" w:styleId="Heading1">
    <w:name w:val="heading 1"/>
    <w:basedOn w:val="Normal"/>
    <w:next w:val="Normal"/>
    <w:autoRedefine/>
    <w:qFormat/>
    <w:rsid w:val="00D70F20"/>
    <w:pPr>
      <w:keepNext/>
      <w:numPr>
        <w:numId w:val="2"/>
      </w:numPr>
      <w:spacing w:before="240" w:after="60"/>
      <w:jc w:val="both"/>
      <w:outlineLvl w:val="0"/>
    </w:pPr>
    <w:rPr>
      <w:b/>
      <w:caps/>
      <w:kern w:val="28"/>
      <w:sz w:val="24"/>
    </w:rPr>
  </w:style>
  <w:style w:type="paragraph" w:styleId="Heading2">
    <w:name w:val="heading 2"/>
    <w:basedOn w:val="Normal"/>
    <w:next w:val="Normal"/>
    <w:autoRedefine/>
    <w:qFormat/>
    <w:rsid w:val="006516C3"/>
    <w:pPr>
      <w:keepNext/>
      <w:numPr>
        <w:ilvl w:val="1"/>
        <w:numId w:val="2"/>
      </w:numPr>
      <w:spacing w:before="240" w:after="60"/>
      <w:outlineLvl w:val="1"/>
    </w:pPr>
    <w:rPr>
      <w:b/>
    </w:rPr>
  </w:style>
  <w:style w:type="paragraph" w:styleId="Heading3">
    <w:name w:val="heading 3"/>
    <w:basedOn w:val="Normal"/>
    <w:next w:val="Normal"/>
    <w:qFormat/>
    <w:pPr>
      <w:keepNext/>
      <w:numPr>
        <w:ilvl w:val="2"/>
        <w:numId w:val="2"/>
      </w:numPr>
      <w:spacing w:before="240" w:after="60"/>
      <w:outlineLvl w:val="2"/>
    </w:pPr>
    <w:rPr>
      <w:b/>
    </w:rPr>
  </w:style>
  <w:style w:type="paragraph" w:styleId="Heading4">
    <w:name w:val="heading 4"/>
    <w:basedOn w:val="Normal"/>
    <w:next w:val="Normal"/>
    <w:autoRedefine/>
    <w:qFormat/>
    <w:rsid w:val="00EA7D5E"/>
    <w:pPr>
      <w:keepNext/>
      <w:numPr>
        <w:ilvl w:val="3"/>
        <w:numId w:val="2"/>
      </w:numPr>
      <w:spacing w:before="240" w:after="60"/>
      <w:outlineLvl w:val="3"/>
    </w:pPr>
    <w:rPr>
      <w:b/>
    </w:rPr>
  </w:style>
  <w:style w:type="paragraph" w:styleId="Heading5">
    <w:name w:val="heading 5"/>
    <w:basedOn w:val="Normal"/>
    <w:next w:val="Normal"/>
    <w:autoRedefine/>
    <w:qFormat/>
    <w:pPr>
      <w:numPr>
        <w:ilvl w:val="4"/>
        <w:numId w:val="2"/>
      </w:numPr>
      <w:spacing w:before="240" w:after="60"/>
      <w:outlineLvl w:val="4"/>
    </w:pPr>
    <w:rPr>
      <w:b/>
      <w:bCs/>
    </w:rPr>
  </w:style>
  <w:style w:type="paragraph" w:styleId="Heading6">
    <w:name w:val="heading 6"/>
    <w:basedOn w:val="Normal"/>
    <w:next w:val="Normal"/>
    <w:qFormat/>
    <w:pPr>
      <w:numPr>
        <w:ilvl w:val="5"/>
        <w:numId w:val="2"/>
      </w:numPr>
      <w:spacing w:before="240" w:after="60"/>
      <w:outlineLvl w:val="5"/>
    </w:pPr>
    <w:rPr>
      <w:sz w:val="22"/>
    </w:rPr>
  </w:style>
  <w:style w:type="paragraph" w:styleId="Heading7">
    <w:name w:val="heading 7"/>
    <w:basedOn w:val="Normal"/>
    <w:next w:val="Normal"/>
    <w:qFormat/>
    <w:pPr>
      <w:numPr>
        <w:ilvl w:val="6"/>
        <w:numId w:val="2"/>
      </w:numPr>
      <w:spacing w:before="240" w:after="60"/>
      <w:outlineLvl w:val="6"/>
    </w:pPr>
    <w:rPr>
      <w:sz w:val="22"/>
    </w:rPr>
  </w:style>
  <w:style w:type="paragraph" w:styleId="Heading8">
    <w:name w:val="heading 8"/>
    <w:basedOn w:val="Normal"/>
    <w:next w:val="Normal"/>
    <w:qFormat/>
    <w:pPr>
      <w:numPr>
        <w:ilvl w:val="7"/>
        <w:numId w:val="2"/>
      </w:numPr>
      <w:spacing w:before="240" w:after="60"/>
      <w:outlineLvl w:val="7"/>
    </w:pPr>
    <w:rPr>
      <w:rFonts w:ascii="Arial" w:hAnsi="Arial"/>
      <w:i/>
    </w:rPr>
  </w:style>
  <w:style w:type="paragraph" w:styleId="Heading9">
    <w:name w:val="heading 9"/>
    <w:basedOn w:val="Normal"/>
    <w:next w:val="Normal"/>
    <w:qFormat/>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next w:val="Normal"/>
    <w:qFormat/>
    <w:pPr>
      <w:widowControl w:val="0"/>
      <w:jc w:val="center"/>
    </w:pPr>
    <w:rPr>
      <w:b/>
      <w:sz w:val="32"/>
    </w:rPr>
  </w:style>
  <w:style w:type="paragraph" w:styleId="TOC1">
    <w:name w:val="toc 1"/>
    <w:basedOn w:val="Normal"/>
    <w:next w:val="Normal"/>
    <w:autoRedefine/>
    <w:uiPriority w:val="39"/>
    <w:pPr>
      <w:widowControl w:val="0"/>
      <w:tabs>
        <w:tab w:val="right" w:leader="dot" w:pos="9360"/>
      </w:tabs>
      <w:spacing w:before="40" w:after="40" w:line="240" w:lineRule="atLeast"/>
      <w:ind w:right="720"/>
    </w:pPr>
    <w:rPr>
      <w:b/>
    </w:rPr>
  </w:style>
  <w:style w:type="paragraph" w:styleId="TOC2">
    <w:name w:val="toc 2"/>
    <w:basedOn w:val="Normal"/>
    <w:next w:val="Normal"/>
    <w:autoRedefine/>
    <w:uiPriority w:val="39"/>
    <w:pPr>
      <w:widowControl w:val="0"/>
      <w:tabs>
        <w:tab w:val="right" w:leader="dot" w:pos="9360"/>
      </w:tabs>
      <w:spacing w:before="40" w:after="40" w:line="240" w:lineRule="atLeast"/>
      <w:ind w:left="432" w:right="432"/>
    </w:pPr>
  </w:style>
  <w:style w:type="paragraph" w:styleId="TOC3">
    <w:name w:val="toc 3"/>
    <w:basedOn w:val="Normal"/>
    <w:next w:val="Normal"/>
    <w:autoRedefine/>
    <w:uiPriority w:val="39"/>
    <w:pPr>
      <w:widowControl w:val="0"/>
      <w:tabs>
        <w:tab w:val="right" w:leader="dot" w:pos="9360"/>
      </w:tabs>
      <w:spacing w:before="40" w:after="40" w:line="240" w:lineRule="atLeast"/>
      <w:ind w:left="864" w:right="864"/>
    </w:pPr>
  </w:style>
  <w:style w:type="paragraph" w:customStyle="1" w:styleId="Tabletext">
    <w:name w:val="Tabletext"/>
    <w:basedOn w:val="Normal"/>
    <w:pPr>
      <w:keepLines/>
      <w:widowControl w:val="0"/>
      <w:spacing w:after="120" w:line="240" w:lineRule="atLeast"/>
    </w:pPr>
  </w:style>
  <w:style w:type="paragraph" w:customStyle="1" w:styleId="DocumentTitle">
    <w:name w:val="DocumentTitle"/>
    <w:basedOn w:val="Normal"/>
    <w:pPr>
      <w:jc w:val="center"/>
    </w:pPr>
    <w:rPr>
      <w:b/>
      <w:sz w:val="48"/>
    </w:rPr>
  </w:style>
  <w:style w:type="paragraph" w:customStyle="1" w:styleId="CoverInfo">
    <w:name w:val="CoverInfo"/>
    <w:basedOn w:val="Normal"/>
    <w:pPr>
      <w:spacing w:before="240"/>
      <w:jc w:val="center"/>
    </w:pPr>
    <w:rPr>
      <w:sz w:val="24"/>
    </w:rPr>
  </w:style>
  <w:style w:type="paragraph" w:customStyle="1" w:styleId="CoverText">
    <w:name w:val="CoverText"/>
    <w:basedOn w:val="CoverInfo"/>
    <w:pPr>
      <w:spacing w:before="480"/>
    </w:pPr>
    <w:rPr>
      <w:b/>
    </w:rPr>
  </w:style>
  <w:style w:type="paragraph" w:styleId="TOC4">
    <w:name w:val="toc 4"/>
    <w:basedOn w:val="Normal"/>
    <w:next w:val="Normal"/>
    <w:autoRedefine/>
    <w:semiHidden/>
    <w:pPr>
      <w:widowControl w:val="0"/>
      <w:tabs>
        <w:tab w:val="left" w:pos="1746"/>
        <w:tab w:val="right" w:leader="dot" w:pos="9360"/>
      </w:tabs>
      <w:spacing w:before="40" w:after="40" w:line="240" w:lineRule="atLeast"/>
      <w:ind w:left="720" w:right="1296"/>
    </w:pPr>
    <w:rPr>
      <w:b/>
      <w:bCs/>
      <w:noProof/>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BodyText2">
    <w:name w:val="Body Text 2"/>
    <w:basedOn w:val="Normal"/>
    <w:pPr>
      <w:jc w:val="center"/>
    </w:pPr>
    <w:rPr>
      <w:b/>
      <w:sz w:val="14"/>
    </w:rPr>
  </w:style>
  <w:style w:type="paragraph" w:styleId="BodyTextIndent">
    <w:name w:val="Body Text Indent"/>
    <w:basedOn w:val="Normal"/>
    <w:pPr>
      <w:ind w:left="1440"/>
    </w:pPr>
    <w:rPr>
      <w:rFonts w:cs="Arial"/>
    </w:rPr>
  </w:style>
  <w:style w:type="paragraph" w:styleId="BodyTextIndent2">
    <w:name w:val="Body Text Indent 2"/>
    <w:basedOn w:val="Normal"/>
    <w:pPr>
      <w:ind w:left="1080" w:hanging="360"/>
    </w:pPr>
  </w:style>
  <w:style w:type="paragraph" w:styleId="BodyTextIndent3">
    <w:name w:val="Body Text Indent 3"/>
    <w:basedOn w:val="Normal"/>
    <w:pPr>
      <w:ind w:left="3870" w:hanging="3150"/>
      <w:jc w:val="both"/>
    </w:pPr>
  </w:style>
  <w:style w:type="character" w:styleId="FollowedHyperlink">
    <w:name w:val="FollowedHyperlink"/>
    <w:rPr>
      <w:color w:val="800080"/>
      <w:u w:val="single"/>
    </w:rPr>
  </w:style>
  <w:style w:type="paragraph" w:styleId="Index2">
    <w:name w:val="index 2"/>
    <w:basedOn w:val="Normal"/>
    <w:next w:val="Normal"/>
    <w:autoRedefine/>
    <w:semiHidden/>
    <w:pPr>
      <w:ind w:left="400" w:hanging="200"/>
    </w:pPr>
  </w:style>
  <w:style w:type="paragraph" w:styleId="Index1">
    <w:name w:val="index 1"/>
    <w:basedOn w:val="Normal"/>
    <w:next w:val="Normal"/>
    <w:autoRedefine/>
    <w:semiHidden/>
    <w:pPr>
      <w:ind w:left="72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jc w:val="both"/>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ableofFigures">
    <w:name w:val="table of figures"/>
    <w:basedOn w:val="Normal"/>
    <w:next w:val="Normal"/>
    <w:autoRedefine/>
    <w:uiPriority w:val="99"/>
    <w:pPr>
      <w:widowControl w:val="0"/>
      <w:spacing w:before="40" w:after="40"/>
    </w:pPr>
  </w:style>
  <w:style w:type="paragraph" w:styleId="BodyText3">
    <w:name w:val="Body Text 3"/>
    <w:basedOn w:val="Normal"/>
    <w:pPr>
      <w:spacing w:line="160" w:lineRule="exact"/>
      <w:jc w:val="center"/>
    </w:pPr>
    <w:rPr>
      <w:sz w:val="16"/>
    </w:rPr>
  </w:style>
  <w:style w:type="paragraph" w:styleId="Caption">
    <w:name w:val="caption"/>
    <w:basedOn w:val="Normal"/>
    <w:next w:val="Normal"/>
    <w:qFormat/>
    <w:rsid w:val="00975840"/>
    <w:pPr>
      <w:spacing w:before="120" w:after="120"/>
      <w:jc w:val="center"/>
    </w:pPr>
    <w:rPr>
      <w:b/>
      <w:bCs/>
    </w:rPr>
  </w:style>
  <w:style w:type="paragraph" w:customStyle="1" w:styleId="Figure">
    <w:name w:val="Figure"/>
    <w:basedOn w:val="Normal"/>
    <w:autoRedefine/>
    <w:pPr>
      <w:keepNext/>
    </w:pPr>
    <w:rPr>
      <w:bCs/>
      <w:iCs/>
    </w:rPr>
  </w:style>
  <w:style w:type="paragraph" w:customStyle="1" w:styleId="bocytext">
    <w:name w:val="bocy text"/>
    <w:basedOn w:val="Heading5"/>
    <w:pPr>
      <w:numPr>
        <w:ilvl w:val="0"/>
        <w:numId w:val="0"/>
      </w:numPr>
      <w:tabs>
        <w:tab w:val="num" w:pos="1008"/>
      </w:tabs>
      <w:ind w:left="1008" w:hanging="1008"/>
    </w:pPr>
    <w:rPr>
      <w:rFonts w:ascii="Times New Roman" w:hAnsi="Times New Roman"/>
    </w:rPr>
  </w:style>
  <w:style w:type="paragraph" w:customStyle="1" w:styleId="index70">
    <w:name w:val="index7"/>
    <w:basedOn w:val="Normal"/>
    <w:pPr>
      <w:ind w:firstLine="720"/>
    </w:pPr>
  </w:style>
  <w:style w:type="paragraph" w:customStyle="1" w:styleId="Heading30">
    <w:name w:val="Heading3"/>
    <w:basedOn w:val="Normal"/>
    <w:pPr>
      <w:numPr>
        <w:ilvl w:val="1"/>
        <w:numId w:val="1"/>
      </w:numPr>
    </w:pPr>
  </w:style>
  <w:style w:type="paragraph" w:styleId="PlainText">
    <w:name w:val="Plain Text"/>
    <w:basedOn w:val="Normal"/>
    <w:rPr>
      <w:rFonts w:ascii="Courier New" w:hAnsi="Courier New" w:cs="Courier New"/>
    </w:rPr>
  </w:style>
  <w:style w:type="paragraph" w:styleId="BlockText">
    <w:name w:val="Block Text"/>
    <w:basedOn w:val="Normal"/>
    <w:pPr>
      <w:ind w:left="2430" w:right="-90"/>
    </w:pPr>
  </w:style>
  <w:style w:type="paragraph" w:customStyle="1" w:styleId="Default">
    <w:name w:val="Default"/>
    <w:rsid w:val="007F24E6"/>
    <w:pPr>
      <w:autoSpaceDE w:val="0"/>
      <w:autoSpaceDN w:val="0"/>
      <w:adjustRightInd w:val="0"/>
    </w:pPr>
    <w:rPr>
      <w:rFonts w:ascii="Verdana" w:eastAsia="Calibri" w:hAnsi="Verdana" w:cs="Verdana"/>
      <w:color w:val="000000"/>
      <w:sz w:val="24"/>
      <w:szCs w:val="24"/>
    </w:rPr>
  </w:style>
  <w:style w:type="character" w:styleId="CommentReference">
    <w:name w:val="annotation reference"/>
    <w:rsid w:val="006407E6"/>
    <w:rPr>
      <w:sz w:val="16"/>
      <w:szCs w:val="16"/>
    </w:rPr>
  </w:style>
  <w:style w:type="paragraph" w:styleId="CommentText">
    <w:name w:val="annotation text"/>
    <w:basedOn w:val="Normal"/>
    <w:link w:val="CommentTextChar"/>
    <w:rsid w:val="006407E6"/>
  </w:style>
  <w:style w:type="character" w:customStyle="1" w:styleId="CommentTextChar">
    <w:name w:val="Comment Text Char"/>
    <w:link w:val="CommentText"/>
    <w:rsid w:val="006407E6"/>
    <w:rPr>
      <w:rFonts w:ascii="Verdana" w:hAnsi="Verdana"/>
    </w:rPr>
  </w:style>
  <w:style w:type="paragraph" w:styleId="CommentSubject">
    <w:name w:val="annotation subject"/>
    <w:basedOn w:val="CommentText"/>
    <w:next w:val="CommentText"/>
    <w:link w:val="CommentSubjectChar"/>
    <w:rsid w:val="006407E6"/>
    <w:rPr>
      <w:b/>
      <w:bCs/>
    </w:rPr>
  </w:style>
  <w:style w:type="character" w:customStyle="1" w:styleId="CommentSubjectChar">
    <w:name w:val="Comment Subject Char"/>
    <w:link w:val="CommentSubject"/>
    <w:rsid w:val="006407E6"/>
    <w:rPr>
      <w:rFonts w:ascii="Verdana" w:hAnsi="Verdana"/>
      <w:b/>
      <w:bCs/>
    </w:rPr>
  </w:style>
  <w:style w:type="paragraph" w:styleId="BalloonText">
    <w:name w:val="Balloon Text"/>
    <w:basedOn w:val="Normal"/>
    <w:link w:val="BalloonTextChar"/>
    <w:rsid w:val="006407E6"/>
    <w:rPr>
      <w:rFonts w:ascii="Tahoma" w:hAnsi="Tahoma" w:cs="Tahoma"/>
      <w:sz w:val="16"/>
      <w:szCs w:val="16"/>
    </w:rPr>
  </w:style>
  <w:style w:type="character" w:customStyle="1" w:styleId="BalloonTextChar">
    <w:name w:val="Balloon Text Char"/>
    <w:link w:val="BalloonText"/>
    <w:rsid w:val="006407E6"/>
    <w:rPr>
      <w:rFonts w:ascii="Tahoma" w:hAnsi="Tahoma" w:cs="Tahoma"/>
      <w:sz w:val="16"/>
      <w:szCs w:val="16"/>
    </w:rPr>
  </w:style>
  <w:style w:type="paragraph" w:styleId="ListParagraph">
    <w:name w:val="List Paragraph"/>
    <w:basedOn w:val="Normal"/>
    <w:uiPriority w:val="34"/>
    <w:qFormat/>
    <w:rsid w:val="006D1D60"/>
    <w:pPr>
      <w:ind w:left="720"/>
    </w:pPr>
  </w:style>
  <w:style w:type="paragraph" w:styleId="Revision">
    <w:name w:val="Revision"/>
    <w:hidden/>
    <w:uiPriority w:val="99"/>
    <w:semiHidden/>
    <w:rsid w:val="000E60B9"/>
    <w:rPr>
      <w:rFonts w:ascii="Verdana" w:hAnsi="Verdan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Verdana" w:hAnsi="Verdana"/>
    </w:rPr>
  </w:style>
  <w:style w:type="paragraph" w:styleId="Heading1">
    <w:name w:val="heading 1"/>
    <w:basedOn w:val="Normal"/>
    <w:next w:val="Normal"/>
    <w:autoRedefine/>
    <w:qFormat/>
    <w:rsid w:val="00D70F20"/>
    <w:pPr>
      <w:keepNext/>
      <w:numPr>
        <w:numId w:val="2"/>
      </w:numPr>
      <w:spacing w:before="240" w:after="60"/>
      <w:jc w:val="both"/>
      <w:outlineLvl w:val="0"/>
    </w:pPr>
    <w:rPr>
      <w:b/>
      <w:caps/>
      <w:kern w:val="28"/>
      <w:sz w:val="24"/>
    </w:rPr>
  </w:style>
  <w:style w:type="paragraph" w:styleId="Heading2">
    <w:name w:val="heading 2"/>
    <w:basedOn w:val="Normal"/>
    <w:next w:val="Normal"/>
    <w:autoRedefine/>
    <w:qFormat/>
    <w:rsid w:val="006516C3"/>
    <w:pPr>
      <w:keepNext/>
      <w:numPr>
        <w:ilvl w:val="1"/>
        <w:numId w:val="2"/>
      </w:numPr>
      <w:spacing w:before="240" w:after="60"/>
      <w:outlineLvl w:val="1"/>
    </w:pPr>
    <w:rPr>
      <w:b/>
    </w:rPr>
  </w:style>
  <w:style w:type="paragraph" w:styleId="Heading3">
    <w:name w:val="heading 3"/>
    <w:basedOn w:val="Normal"/>
    <w:next w:val="Normal"/>
    <w:qFormat/>
    <w:pPr>
      <w:keepNext/>
      <w:numPr>
        <w:ilvl w:val="2"/>
        <w:numId w:val="2"/>
      </w:numPr>
      <w:spacing w:before="240" w:after="60"/>
      <w:outlineLvl w:val="2"/>
    </w:pPr>
    <w:rPr>
      <w:b/>
    </w:rPr>
  </w:style>
  <w:style w:type="paragraph" w:styleId="Heading4">
    <w:name w:val="heading 4"/>
    <w:basedOn w:val="Normal"/>
    <w:next w:val="Normal"/>
    <w:autoRedefine/>
    <w:qFormat/>
    <w:rsid w:val="00EA7D5E"/>
    <w:pPr>
      <w:keepNext/>
      <w:numPr>
        <w:ilvl w:val="3"/>
        <w:numId w:val="2"/>
      </w:numPr>
      <w:spacing w:before="240" w:after="60"/>
      <w:outlineLvl w:val="3"/>
    </w:pPr>
    <w:rPr>
      <w:b/>
    </w:rPr>
  </w:style>
  <w:style w:type="paragraph" w:styleId="Heading5">
    <w:name w:val="heading 5"/>
    <w:basedOn w:val="Normal"/>
    <w:next w:val="Normal"/>
    <w:autoRedefine/>
    <w:qFormat/>
    <w:pPr>
      <w:numPr>
        <w:ilvl w:val="4"/>
        <w:numId w:val="2"/>
      </w:numPr>
      <w:spacing w:before="240" w:after="60"/>
      <w:outlineLvl w:val="4"/>
    </w:pPr>
    <w:rPr>
      <w:b/>
      <w:bCs/>
    </w:rPr>
  </w:style>
  <w:style w:type="paragraph" w:styleId="Heading6">
    <w:name w:val="heading 6"/>
    <w:basedOn w:val="Normal"/>
    <w:next w:val="Normal"/>
    <w:qFormat/>
    <w:pPr>
      <w:numPr>
        <w:ilvl w:val="5"/>
        <w:numId w:val="2"/>
      </w:numPr>
      <w:spacing w:before="240" w:after="60"/>
      <w:outlineLvl w:val="5"/>
    </w:pPr>
    <w:rPr>
      <w:sz w:val="22"/>
    </w:rPr>
  </w:style>
  <w:style w:type="paragraph" w:styleId="Heading7">
    <w:name w:val="heading 7"/>
    <w:basedOn w:val="Normal"/>
    <w:next w:val="Normal"/>
    <w:qFormat/>
    <w:pPr>
      <w:numPr>
        <w:ilvl w:val="6"/>
        <w:numId w:val="2"/>
      </w:numPr>
      <w:spacing w:before="240" w:after="60"/>
      <w:outlineLvl w:val="6"/>
    </w:pPr>
    <w:rPr>
      <w:sz w:val="22"/>
    </w:rPr>
  </w:style>
  <w:style w:type="paragraph" w:styleId="Heading8">
    <w:name w:val="heading 8"/>
    <w:basedOn w:val="Normal"/>
    <w:next w:val="Normal"/>
    <w:qFormat/>
    <w:pPr>
      <w:numPr>
        <w:ilvl w:val="7"/>
        <w:numId w:val="2"/>
      </w:numPr>
      <w:spacing w:before="240" w:after="60"/>
      <w:outlineLvl w:val="7"/>
    </w:pPr>
    <w:rPr>
      <w:rFonts w:ascii="Arial" w:hAnsi="Arial"/>
      <w:i/>
    </w:rPr>
  </w:style>
  <w:style w:type="paragraph" w:styleId="Heading9">
    <w:name w:val="heading 9"/>
    <w:basedOn w:val="Normal"/>
    <w:next w:val="Normal"/>
    <w:qFormat/>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rPr>
      <w:sz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next w:val="Normal"/>
    <w:qFormat/>
    <w:pPr>
      <w:widowControl w:val="0"/>
      <w:jc w:val="center"/>
    </w:pPr>
    <w:rPr>
      <w:b/>
      <w:sz w:val="32"/>
    </w:rPr>
  </w:style>
  <w:style w:type="paragraph" w:styleId="TOC1">
    <w:name w:val="toc 1"/>
    <w:basedOn w:val="Normal"/>
    <w:next w:val="Normal"/>
    <w:autoRedefine/>
    <w:uiPriority w:val="39"/>
    <w:pPr>
      <w:widowControl w:val="0"/>
      <w:tabs>
        <w:tab w:val="right" w:leader="dot" w:pos="9360"/>
      </w:tabs>
      <w:spacing w:before="40" w:after="40" w:line="240" w:lineRule="atLeast"/>
      <w:ind w:right="720"/>
    </w:pPr>
    <w:rPr>
      <w:b/>
    </w:rPr>
  </w:style>
  <w:style w:type="paragraph" w:styleId="TOC2">
    <w:name w:val="toc 2"/>
    <w:basedOn w:val="Normal"/>
    <w:next w:val="Normal"/>
    <w:autoRedefine/>
    <w:uiPriority w:val="39"/>
    <w:pPr>
      <w:widowControl w:val="0"/>
      <w:tabs>
        <w:tab w:val="right" w:leader="dot" w:pos="9360"/>
      </w:tabs>
      <w:spacing w:before="40" w:after="40" w:line="240" w:lineRule="atLeast"/>
      <w:ind w:left="432" w:right="432"/>
    </w:pPr>
  </w:style>
  <w:style w:type="paragraph" w:styleId="TOC3">
    <w:name w:val="toc 3"/>
    <w:basedOn w:val="Normal"/>
    <w:next w:val="Normal"/>
    <w:autoRedefine/>
    <w:uiPriority w:val="39"/>
    <w:pPr>
      <w:widowControl w:val="0"/>
      <w:tabs>
        <w:tab w:val="right" w:leader="dot" w:pos="9360"/>
      </w:tabs>
      <w:spacing w:before="40" w:after="40" w:line="240" w:lineRule="atLeast"/>
      <w:ind w:left="864" w:right="864"/>
    </w:pPr>
  </w:style>
  <w:style w:type="paragraph" w:customStyle="1" w:styleId="Tabletext">
    <w:name w:val="Tabletext"/>
    <w:basedOn w:val="Normal"/>
    <w:pPr>
      <w:keepLines/>
      <w:widowControl w:val="0"/>
      <w:spacing w:after="120" w:line="240" w:lineRule="atLeast"/>
    </w:pPr>
  </w:style>
  <w:style w:type="paragraph" w:customStyle="1" w:styleId="DocumentTitle">
    <w:name w:val="DocumentTitle"/>
    <w:basedOn w:val="Normal"/>
    <w:pPr>
      <w:jc w:val="center"/>
    </w:pPr>
    <w:rPr>
      <w:b/>
      <w:sz w:val="48"/>
    </w:rPr>
  </w:style>
  <w:style w:type="paragraph" w:customStyle="1" w:styleId="CoverInfo">
    <w:name w:val="CoverInfo"/>
    <w:basedOn w:val="Normal"/>
    <w:pPr>
      <w:spacing w:before="240"/>
      <w:jc w:val="center"/>
    </w:pPr>
    <w:rPr>
      <w:sz w:val="24"/>
    </w:rPr>
  </w:style>
  <w:style w:type="paragraph" w:customStyle="1" w:styleId="CoverText">
    <w:name w:val="CoverText"/>
    <w:basedOn w:val="CoverInfo"/>
    <w:pPr>
      <w:spacing w:before="480"/>
    </w:pPr>
    <w:rPr>
      <w:b/>
    </w:rPr>
  </w:style>
  <w:style w:type="paragraph" w:styleId="TOC4">
    <w:name w:val="toc 4"/>
    <w:basedOn w:val="Normal"/>
    <w:next w:val="Normal"/>
    <w:autoRedefine/>
    <w:semiHidden/>
    <w:pPr>
      <w:widowControl w:val="0"/>
      <w:tabs>
        <w:tab w:val="left" w:pos="1746"/>
        <w:tab w:val="right" w:leader="dot" w:pos="9360"/>
      </w:tabs>
      <w:spacing w:before="40" w:after="40" w:line="240" w:lineRule="atLeast"/>
      <w:ind w:left="720" w:right="1296"/>
    </w:pPr>
    <w:rPr>
      <w:b/>
      <w:bCs/>
      <w:noProof/>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BodyText2">
    <w:name w:val="Body Text 2"/>
    <w:basedOn w:val="Normal"/>
    <w:pPr>
      <w:jc w:val="center"/>
    </w:pPr>
    <w:rPr>
      <w:b/>
      <w:sz w:val="14"/>
    </w:rPr>
  </w:style>
  <w:style w:type="paragraph" w:styleId="BodyTextIndent">
    <w:name w:val="Body Text Indent"/>
    <w:basedOn w:val="Normal"/>
    <w:pPr>
      <w:ind w:left="1440"/>
    </w:pPr>
    <w:rPr>
      <w:rFonts w:cs="Arial"/>
    </w:rPr>
  </w:style>
  <w:style w:type="paragraph" w:styleId="BodyTextIndent2">
    <w:name w:val="Body Text Indent 2"/>
    <w:basedOn w:val="Normal"/>
    <w:pPr>
      <w:ind w:left="1080" w:hanging="360"/>
    </w:pPr>
  </w:style>
  <w:style w:type="paragraph" w:styleId="BodyTextIndent3">
    <w:name w:val="Body Text Indent 3"/>
    <w:basedOn w:val="Normal"/>
    <w:pPr>
      <w:ind w:left="3870" w:hanging="3150"/>
      <w:jc w:val="both"/>
    </w:pPr>
  </w:style>
  <w:style w:type="character" w:styleId="FollowedHyperlink">
    <w:name w:val="FollowedHyperlink"/>
    <w:rPr>
      <w:color w:val="800080"/>
      <w:u w:val="single"/>
    </w:rPr>
  </w:style>
  <w:style w:type="paragraph" w:styleId="Index2">
    <w:name w:val="index 2"/>
    <w:basedOn w:val="Normal"/>
    <w:next w:val="Normal"/>
    <w:autoRedefine/>
    <w:semiHidden/>
    <w:pPr>
      <w:ind w:left="400" w:hanging="200"/>
    </w:pPr>
  </w:style>
  <w:style w:type="paragraph" w:styleId="Index1">
    <w:name w:val="index 1"/>
    <w:basedOn w:val="Normal"/>
    <w:next w:val="Normal"/>
    <w:autoRedefine/>
    <w:semiHidden/>
    <w:pPr>
      <w:ind w:left="72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jc w:val="both"/>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ableofFigures">
    <w:name w:val="table of figures"/>
    <w:basedOn w:val="Normal"/>
    <w:next w:val="Normal"/>
    <w:autoRedefine/>
    <w:uiPriority w:val="99"/>
    <w:pPr>
      <w:widowControl w:val="0"/>
      <w:spacing w:before="40" w:after="40"/>
    </w:pPr>
  </w:style>
  <w:style w:type="paragraph" w:styleId="BodyText3">
    <w:name w:val="Body Text 3"/>
    <w:basedOn w:val="Normal"/>
    <w:pPr>
      <w:spacing w:line="160" w:lineRule="exact"/>
      <w:jc w:val="center"/>
    </w:pPr>
    <w:rPr>
      <w:sz w:val="16"/>
    </w:rPr>
  </w:style>
  <w:style w:type="paragraph" w:styleId="Caption">
    <w:name w:val="caption"/>
    <w:basedOn w:val="Normal"/>
    <w:next w:val="Normal"/>
    <w:qFormat/>
    <w:rsid w:val="00975840"/>
    <w:pPr>
      <w:spacing w:before="120" w:after="120"/>
      <w:jc w:val="center"/>
    </w:pPr>
    <w:rPr>
      <w:b/>
      <w:bCs/>
    </w:rPr>
  </w:style>
  <w:style w:type="paragraph" w:customStyle="1" w:styleId="Figure">
    <w:name w:val="Figure"/>
    <w:basedOn w:val="Normal"/>
    <w:autoRedefine/>
    <w:pPr>
      <w:keepNext/>
    </w:pPr>
    <w:rPr>
      <w:bCs/>
      <w:iCs/>
    </w:rPr>
  </w:style>
  <w:style w:type="paragraph" w:customStyle="1" w:styleId="bocytext">
    <w:name w:val="bocy text"/>
    <w:basedOn w:val="Heading5"/>
    <w:pPr>
      <w:numPr>
        <w:ilvl w:val="0"/>
        <w:numId w:val="0"/>
      </w:numPr>
      <w:tabs>
        <w:tab w:val="num" w:pos="1008"/>
      </w:tabs>
      <w:ind w:left="1008" w:hanging="1008"/>
    </w:pPr>
    <w:rPr>
      <w:rFonts w:ascii="Times New Roman" w:hAnsi="Times New Roman"/>
    </w:rPr>
  </w:style>
  <w:style w:type="paragraph" w:customStyle="1" w:styleId="index70">
    <w:name w:val="index7"/>
    <w:basedOn w:val="Normal"/>
    <w:pPr>
      <w:ind w:firstLine="720"/>
    </w:pPr>
  </w:style>
  <w:style w:type="paragraph" w:customStyle="1" w:styleId="Heading30">
    <w:name w:val="Heading3"/>
    <w:basedOn w:val="Normal"/>
    <w:pPr>
      <w:numPr>
        <w:ilvl w:val="1"/>
        <w:numId w:val="1"/>
      </w:numPr>
    </w:pPr>
  </w:style>
  <w:style w:type="paragraph" w:styleId="PlainText">
    <w:name w:val="Plain Text"/>
    <w:basedOn w:val="Normal"/>
    <w:rPr>
      <w:rFonts w:ascii="Courier New" w:hAnsi="Courier New" w:cs="Courier New"/>
    </w:rPr>
  </w:style>
  <w:style w:type="paragraph" w:styleId="BlockText">
    <w:name w:val="Block Text"/>
    <w:basedOn w:val="Normal"/>
    <w:pPr>
      <w:ind w:left="2430" w:right="-90"/>
    </w:pPr>
  </w:style>
  <w:style w:type="paragraph" w:customStyle="1" w:styleId="Default">
    <w:name w:val="Default"/>
    <w:rsid w:val="007F24E6"/>
    <w:pPr>
      <w:autoSpaceDE w:val="0"/>
      <w:autoSpaceDN w:val="0"/>
      <w:adjustRightInd w:val="0"/>
    </w:pPr>
    <w:rPr>
      <w:rFonts w:ascii="Verdana" w:eastAsia="Calibri" w:hAnsi="Verdana" w:cs="Verdana"/>
      <w:color w:val="000000"/>
      <w:sz w:val="24"/>
      <w:szCs w:val="24"/>
    </w:rPr>
  </w:style>
  <w:style w:type="character" w:styleId="CommentReference">
    <w:name w:val="annotation reference"/>
    <w:rsid w:val="006407E6"/>
    <w:rPr>
      <w:sz w:val="16"/>
      <w:szCs w:val="16"/>
    </w:rPr>
  </w:style>
  <w:style w:type="paragraph" w:styleId="CommentText">
    <w:name w:val="annotation text"/>
    <w:basedOn w:val="Normal"/>
    <w:link w:val="CommentTextChar"/>
    <w:rsid w:val="006407E6"/>
  </w:style>
  <w:style w:type="character" w:customStyle="1" w:styleId="CommentTextChar">
    <w:name w:val="Comment Text Char"/>
    <w:link w:val="CommentText"/>
    <w:rsid w:val="006407E6"/>
    <w:rPr>
      <w:rFonts w:ascii="Verdana" w:hAnsi="Verdana"/>
    </w:rPr>
  </w:style>
  <w:style w:type="paragraph" w:styleId="CommentSubject">
    <w:name w:val="annotation subject"/>
    <w:basedOn w:val="CommentText"/>
    <w:next w:val="CommentText"/>
    <w:link w:val="CommentSubjectChar"/>
    <w:rsid w:val="006407E6"/>
    <w:rPr>
      <w:b/>
      <w:bCs/>
    </w:rPr>
  </w:style>
  <w:style w:type="character" w:customStyle="1" w:styleId="CommentSubjectChar">
    <w:name w:val="Comment Subject Char"/>
    <w:link w:val="CommentSubject"/>
    <w:rsid w:val="006407E6"/>
    <w:rPr>
      <w:rFonts w:ascii="Verdana" w:hAnsi="Verdana"/>
      <w:b/>
      <w:bCs/>
    </w:rPr>
  </w:style>
  <w:style w:type="paragraph" w:styleId="BalloonText">
    <w:name w:val="Balloon Text"/>
    <w:basedOn w:val="Normal"/>
    <w:link w:val="BalloonTextChar"/>
    <w:rsid w:val="006407E6"/>
    <w:rPr>
      <w:rFonts w:ascii="Tahoma" w:hAnsi="Tahoma" w:cs="Tahoma"/>
      <w:sz w:val="16"/>
      <w:szCs w:val="16"/>
    </w:rPr>
  </w:style>
  <w:style w:type="character" w:customStyle="1" w:styleId="BalloonTextChar">
    <w:name w:val="Balloon Text Char"/>
    <w:link w:val="BalloonText"/>
    <w:rsid w:val="006407E6"/>
    <w:rPr>
      <w:rFonts w:ascii="Tahoma" w:hAnsi="Tahoma" w:cs="Tahoma"/>
      <w:sz w:val="16"/>
      <w:szCs w:val="16"/>
    </w:rPr>
  </w:style>
  <w:style w:type="paragraph" w:styleId="ListParagraph">
    <w:name w:val="List Paragraph"/>
    <w:basedOn w:val="Normal"/>
    <w:uiPriority w:val="34"/>
    <w:qFormat/>
    <w:rsid w:val="006D1D60"/>
    <w:pPr>
      <w:ind w:left="720"/>
    </w:pPr>
  </w:style>
  <w:style w:type="paragraph" w:styleId="Revision">
    <w:name w:val="Revision"/>
    <w:hidden/>
    <w:uiPriority w:val="99"/>
    <w:semiHidden/>
    <w:rsid w:val="000E60B9"/>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810291">
      <w:bodyDiv w:val="1"/>
      <w:marLeft w:val="0"/>
      <w:marRight w:val="0"/>
      <w:marTop w:val="0"/>
      <w:marBottom w:val="0"/>
      <w:divBdr>
        <w:top w:val="none" w:sz="0" w:space="0" w:color="auto"/>
        <w:left w:val="none" w:sz="0" w:space="0" w:color="auto"/>
        <w:bottom w:val="none" w:sz="0" w:space="0" w:color="auto"/>
        <w:right w:val="none" w:sz="0" w:space="0" w:color="auto"/>
      </w:divBdr>
    </w:div>
    <w:div w:id="1307398544">
      <w:bodyDiv w:val="1"/>
      <w:marLeft w:val="0"/>
      <w:marRight w:val="0"/>
      <w:marTop w:val="0"/>
      <w:marBottom w:val="0"/>
      <w:divBdr>
        <w:top w:val="none" w:sz="0" w:space="0" w:color="auto"/>
        <w:left w:val="none" w:sz="0" w:space="0" w:color="auto"/>
        <w:bottom w:val="none" w:sz="0" w:space="0" w:color="auto"/>
        <w:right w:val="none" w:sz="0" w:space="0" w:color="auto"/>
      </w:divBdr>
    </w:div>
    <w:div w:id="154648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emf"/><Relationship Id="rId21" Type="http://schemas.openxmlformats.org/officeDocument/2006/relationships/image" Target="media/image5.png"/><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3.emf"/><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3.emf"/><Relationship Id="rId31" Type="http://schemas.openxmlformats.org/officeDocument/2006/relationships/image" Target="media/image15.emf"/><Relationship Id="rId44" Type="http://schemas.openxmlformats.org/officeDocument/2006/relationships/image" Target="media/image2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20" Type="http://schemas.openxmlformats.org/officeDocument/2006/relationships/image" Target="media/image4.emf"/><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Use%20Case%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EEB44-5BA1-41CC-B92D-42BEB43C19AA}">
  <ds:schemaRefs>
    <ds:schemaRef ds:uri="http://schemas.openxmlformats.org/officeDocument/2006/bibliography"/>
  </ds:schemaRefs>
</ds:datastoreItem>
</file>

<file path=customXml/itemProps2.xml><?xml version="1.0" encoding="utf-8"?>
<ds:datastoreItem xmlns:ds="http://schemas.openxmlformats.org/officeDocument/2006/customXml" ds:itemID="{26767CA8-A7E0-4366-8C80-4C09761D3AE0}">
  <ds:schemaRefs>
    <ds:schemaRef ds:uri="http://schemas.openxmlformats.org/officeDocument/2006/bibliography"/>
  </ds:schemaRefs>
</ds:datastoreItem>
</file>

<file path=customXml/itemProps3.xml><?xml version="1.0" encoding="utf-8"?>
<ds:datastoreItem xmlns:ds="http://schemas.openxmlformats.org/officeDocument/2006/customXml" ds:itemID="{392A29C6-7602-446D-BA6F-30F1D864008E}">
  <ds:schemaRefs>
    <ds:schemaRef ds:uri="http://schemas.openxmlformats.org/officeDocument/2006/bibliography"/>
  </ds:schemaRefs>
</ds:datastoreItem>
</file>

<file path=customXml/itemProps4.xml><?xml version="1.0" encoding="utf-8"?>
<ds:datastoreItem xmlns:ds="http://schemas.openxmlformats.org/officeDocument/2006/customXml" ds:itemID="{886E167D-0B64-4A83-B71A-5684AAF96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 Case Specification.dot</Template>
  <TotalTime>3077</TotalTime>
  <Pages>48</Pages>
  <Words>4702</Words>
  <Characters>26805</Characters>
  <Application>Microsoft Office Word</Application>
  <DocSecurity>0</DocSecurity>
  <Lines>223</Lines>
  <Paragraphs>62</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SOFTWARE REQUIREMENT SPECIFICATIONS for the Vending Machine Control System</vt:lpstr>
      <vt:lpstr>DOCUMENT APPROVAL</vt:lpstr>
      <vt:lpstr>REVISION HISTORY</vt:lpstr>
      <vt:lpstr>LIST OF EFFECTIVE PAGES</vt:lpstr>
      <vt:lpstr>TABLE OF CONTENTS</vt:lpstr>
      <vt:lpstr>SCOPE</vt:lpstr>
      <vt:lpstr>    Identification</vt:lpstr>
      <vt:lpstr>    Overview of the System</vt:lpstr>
      <vt:lpstr>    Overview of the Documents</vt:lpstr>
      <vt:lpstr>APPLICABLE DOCUMENTS</vt:lpstr>
      <vt:lpstr>    Government Documents</vt:lpstr>
      <vt:lpstr>    Non-Government Documents</vt:lpstr>
      <vt:lpstr>    Contractual documents</vt:lpstr>
      <vt:lpstr>    Non-contractual document </vt:lpstr>
      <vt:lpstr>ENGINEERING REQUIREMENTS</vt:lpstr>
      <vt:lpstr>    CSCI External Interface Requirements</vt:lpstr>
      <vt:lpstr>        Interface Customer/ CSCI VMCS</vt:lpstr>
      <vt:lpstr>        Interface Maintainer/ CSCI VMCS</vt:lpstr>
      <vt:lpstr>        Interface Simulator /CSCI VMCS</vt:lpstr>
      <vt:lpstr>    CSCI Capability Requirements</vt:lpstr>
      <vt:lpstr>        Simulate Control Panel Use Case (SRS_REQ_100)</vt:lpstr>
      <vt:lpstr>        Buy Drinks Use Case (SRS_REQ_200)</vt:lpstr>
      <vt:lpstr>        Login Use Case (SRS_REQ_300)</vt:lpstr>
      <vt:lpstr>        Maintain Vending Machine Use Case (SRS_REQ_400)</vt:lpstr>
      <vt:lpstr>CSCI Internal Interfaces</vt:lpstr>
      <vt:lpstr>    CSCI Data Element Requirements</vt:lpstr>
      <vt:lpstr>        Boundary Classes</vt:lpstr>
      <vt:lpstr>        Entity Classes</vt:lpstr>
      <vt:lpstr>        Control Classes</vt:lpstr>
      <vt:lpstr>    Adaptation Requirements</vt:lpstr>
      <vt:lpstr>    Sizing and Timing Requirements</vt:lpstr>
      <vt:lpstr>    Safety Requirements</vt:lpstr>
      <vt:lpstr>    Security Requirements</vt:lpstr>
      <vt:lpstr>    Design Constraints</vt:lpstr>
      <vt:lpstr>    Requirements Traceability </vt:lpstr>
      <vt:lpstr>QUALITY ASSURANCE </vt:lpstr>
      <vt:lpstr>PREPARATION FOR DELIVERY</vt:lpstr>
      <vt:lpstr>NOTES</vt:lpstr>
      <vt:lpstr>ANNEX </vt:lpstr>
    </vt:vector>
  </TitlesOfParts>
  <Manager>jpouya2@live.utm.my</Manager>
  <Company>AIS, UTM</Company>
  <LinksUpToDate>false</LinksUpToDate>
  <CharactersWithSpaces>31445</CharactersWithSpaces>
  <SharedDoc>false</SharedDoc>
  <HLinks>
    <vt:vector size="240" baseType="variant">
      <vt:variant>
        <vt:i4>1769520</vt:i4>
      </vt:variant>
      <vt:variant>
        <vt:i4>242</vt:i4>
      </vt:variant>
      <vt:variant>
        <vt:i4>0</vt:i4>
      </vt:variant>
      <vt:variant>
        <vt:i4>5</vt:i4>
      </vt:variant>
      <vt:variant>
        <vt:lpwstr/>
      </vt:variant>
      <vt:variant>
        <vt:lpwstr>_Toc512850258</vt:lpwstr>
      </vt:variant>
      <vt:variant>
        <vt:i4>1769520</vt:i4>
      </vt:variant>
      <vt:variant>
        <vt:i4>233</vt:i4>
      </vt:variant>
      <vt:variant>
        <vt:i4>0</vt:i4>
      </vt:variant>
      <vt:variant>
        <vt:i4>5</vt:i4>
      </vt:variant>
      <vt:variant>
        <vt:lpwstr/>
      </vt:variant>
      <vt:variant>
        <vt:lpwstr>_Toc512850253</vt:lpwstr>
      </vt:variant>
      <vt:variant>
        <vt:i4>1769520</vt:i4>
      </vt:variant>
      <vt:variant>
        <vt:i4>227</vt:i4>
      </vt:variant>
      <vt:variant>
        <vt:i4>0</vt:i4>
      </vt:variant>
      <vt:variant>
        <vt:i4>5</vt:i4>
      </vt:variant>
      <vt:variant>
        <vt:lpwstr/>
      </vt:variant>
      <vt:variant>
        <vt:lpwstr>_Toc512850252</vt:lpwstr>
      </vt:variant>
      <vt:variant>
        <vt:i4>1769520</vt:i4>
      </vt:variant>
      <vt:variant>
        <vt:i4>221</vt:i4>
      </vt:variant>
      <vt:variant>
        <vt:i4>0</vt:i4>
      </vt:variant>
      <vt:variant>
        <vt:i4>5</vt:i4>
      </vt:variant>
      <vt:variant>
        <vt:lpwstr/>
      </vt:variant>
      <vt:variant>
        <vt:lpwstr>_Toc512850251</vt:lpwstr>
      </vt:variant>
      <vt:variant>
        <vt:i4>1769520</vt:i4>
      </vt:variant>
      <vt:variant>
        <vt:i4>215</vt:i4>
      </vt:variant>
      <vt:variant>
        <vt:i4>0</vt:i4>
      </vt:variant>
      <vt:variant>
        <vt:i4>5</vt:i4>
      </vt:variant>
      <vt:variant>
        <vt:lpwstr/>
      </vt:variant>
      <vt:variant>
        <vt:lpwstr>_Toc512850250</vt:lpwstr>
      </vt:variant>
      <vt:variant>
        <vt:i4>1966134</vt:i4>
      </vt:variant>
      <vt:variant>
        <vt:i4>206</vt:i4>
      </vt:variant>
      <vt:variant>
        <vt:i4>0</vt:i4>
      </vt:variant>
      <vt:variant>
        <vt:i4>5</vt:i4>
      </vt:variant>
      <vt:variant>
        <vt:lpwstr/>
      </vt:variant>
      <vt:variant>
        <vt:lpwstr>_Toc370815439</vt:lpwstr>
      </vt:variant>
      <vt:variant>
        <vt:i4>1966134</vt:i4>
      </vt:variant>
      <vt:variant>
        <vt:i4>200</vt:i4>
      </vt:variant>
      <vt:variant>
        <vt:i4>0</vt:i4>
      </vt:variant>
      <vt:variant>
        <vt:i4>5</vt:i4>
      </vt:variant>
      <vt:variant>
        <vt:lpwstr/>
      </vt:variant>
      <vt:variant>
        <vt:lpwstr>_Toc370815438</vt:lpwstr>
      </vt:variant>
      <vt:variant>
        <vt:i4>1966134</vt:i4>
      </vt:variant>
      <vt:variant>
        <vt:i4>194</vt:i4>
      </vt:variant>
      <vt:variant>
        <vt:i4>0</vt:i4>
      </vt:variant>
      <vt:variant>
        <vt:i4>5</vt:i4>
      </vt:variant>
      <vt:variant>
        <vt:lpwstr/>
      </vt:variant>
      <vt:variant>
        <vt:lpwstr>_Toc370815437</vt:lpwstr>
      </vt:variant>
      <vt:variant>
        <vt:i4>1966134</vt:i4>
      </vt:variant>
      <vt:variant>
        <vt:i4>188</vt:i4>
      </vt:variant>
      <vt:variant>
        <vt:i4>0</vt:i4>
      </vt:variant>
      <vt:variant>
        <vt:i4>5</vt:i4>
      </vt:variant>
      <vt:variant>
        <vt:lpwstr/>
      </vt:variant>
      <vt:variant>
        <vt:lpwstr>_Toc370815436</vt:lpwstr>
      </vt:variant>
      <vt:variant>
        <vt:i4>1966134</vt:i4>
      </vt:variant>
      <vt:variant>
        <vt:i4>182</vt:i4>
      </vt:variant>
      <vt:variant>
        <vt:i4>0</vt:i4>
      </vt:variant>
      <vt:variant>
        <vt:i4>5</vt:i4>
      </vt:variant>
      <vt:variant>
        <vt:lpwstr/>
      </vt:variant>
      <vt:variant>
        <vt:lpwstr>_Toc370815435</vt:lpwstr>
      </vt:variant>
      <vt:variant>
        <vt:i4>1966134</vt:i4>
      </vt:variant>
      <vt:variant>
        <vt:i4>176</vt:i4>
      </vt:variant>
      <vt:variant>
        <vt:i4>0</vt:i4>
      </vt:variant>
      <vt:variant>
        <vt:i4>5</vt:i4>
      </vt:variant>
      <vt:variant>
        <vt:lpwstr/>
      </vt:variant>
      <vt:variant>
        <vt:lpwstr>_Toc370815434</vt:lpwstr>
      </vt:variant>
      <vt:variant>
        <vt:i4>1966134</vt:i4>
      </vt:variant>
      <vt:variant>
        <vt:i4>170</vt:i4>
      </vt:variant>
      <vt:variant>
        <vt:i4>0</vt:i4>
      </vt:variant>
      <vt:variant>
        <vt:i4>5</vt:i4>
      </vt:variant>
      <vt:variant>
        <vt:lpwstr/>
      </vt:variant>
      <vt:variant>
        <vt:lpwstr>_Toc370815433</vt:lpwstr>
      </vt:variant>
      <vt:variant>
        <vt:i4>1966134</vt:i4>
      </vt:variant>
      <vt:variant>
        <vt:i4>164</vt:i4>
      </vt:variant>
      <vt:variant>
        <vt:i4>0</vt:i4>
      </vt:variant>
      <vt:variant>
        <vt:i4>5</vt:i4>
      </vt:variant>
      <vt:variant>
        <vt:lpwstr/>
      </vt:variant>
      <vt:variant>
        <vt:lpwstr>_Toc370815432</vt:lpwstr>
      </vt:variant>
      <vt:variant>
        <vt:i4>1966134</vt:i4>
      </vt:variant>
      <vt:variant>
        <vt:i4>158</vt:i4>
      </vt:variant>
      <vt:variant>
        <vt:i4>0</vt:i4>
      </vt:variant>
      <vt:variant>
        <vt:i4>5</vt:i4>
      </vt:variant>
      <vt:variant>
        <vt:lpwstr/>
      </vt:variant>
      <vt:variant>
        <vt:lpwstr>_Toc370815431</vt:lpwstr>
      </vt:variant>
      <vt:variant>
        <vt:i4>1966134</vt:i4>
      </vt:variant>
      <vt:variant>
        <vt:i4>152</vt:i4>
      </vt:variant>
      <vt:variant>
        <vt:i4>0</vt:i4>
      </vt:variant>
      <vt:variant>
        <vt:i4>5</vt:i4>
      </vt:variant>
      <vt:variant>
        <vt:lpwstr/>
      </vt:variant>
      <vt:variant>
        <vt:lpwstr>_Toc370815430</vt:lpwstr>
      </vt:variant>
      <vt:variant>
        <vt:i4>2031670</vt:i4>
      </vt:variant>
      <vt:variant>
        <vt:i4>146</vt:i4>
      </vt:variant>
      <vt:variant>
        <vt:i4>0</vt:i4>
      </vt:variant>
      <vt:variant>
        <vt:i4>5</vt:i4>
      </vt:variant>
      <vt:variant>
        <vt:lpwstr/>
      </vt:variant>
      <vt:variant>
        <vt:lpwstr>_Toc370815429</vt:lpwstr>
      </vt:variant>
      <vt:variant>
        <vt:i4>2031670</vt:i4>
      </vt:variant>
      <vt:variant>
        <vt:i4>140</vt:i4>
      </vt:variant>
      <vt:variant>
        <vt:i4>0</vt:i4>
      </vt:variant>
      <vt:variant>
        <vt:i4>5</vt:i4>
      </vt:variant>
      <vt:variant>
        <vt:lpwstr/>
      </vt:variant>
      <vt:variant>
        <vt:lpwstr>_Toc370815428</vt:lpwstr>
      </vt:variant>
      <vt:variant>
        <vt:i4>2031670</vt:i4>
      </vt:variant>
      <vt:variant>
        <vt:i4>134</vt:i4>
      </vt:variant>
      <vt:variant>
        <vt:i4>0</vt:i4>
      </vt:variant>
      <vt:variant>
        <vt:i4>5</vt:i4>
      </vt:variant>
      <vt:variant>
        <vt:lpwstr/>
      </vt:variant>
      <vt:variant>
        <vt:lpwstr>_Toc370815427</vt:lpwstr>
      </vt:variant>
      <vt:variant>
        <vt:i4>2031670</vt:i4>
      </vt:variant>
      <vt:variant>
        <vt:i4>128</vt:i4>
      </vt:variant>
      <vt:variant>
        <vt:i4>0</vt:i4>
      </vt:variant>
      <vt:variant>
        <vt:i4>5</vt:i4>
      </vt:variant>
      <vt:variant>
        <vt:lpwstr/>
      </vt:variant>
      <vt:variant>
        <vt:lpwstr>_Toc370815426</vt:lpwstr>
      </vt:variant>
      <vt:variant>
        <vt:i4>2031670</vt:i4>
      </vt:variant>
      <vt:variant>
        <vt:i4>122</vt:i4>
      </vt:variant>
      <vt:variant>
        <vt:i4>0</vt:i4>
      </vt:variant>
      <vt:variant>
        <vt:i4>5</vt:i4>
      </vt:variant>
      <vt:variant>
        <vt:lpwstr/>
      </vt:variant>
      <vt:variant>
        <vt:lpwstr>_Toc370815425</vt:lpwstr>
      </vt:variant>
      <vt:variant>
        <vt:i4>2031670</vt:i4>
      </vt:variant>
      <vt:variant>
        <vt:i4>116</vt:i4>
      </vt:variant>
      <vt:variant>
        <vt:i4>0</vt:i4>
      </vt:variant>
      <vt:variant>
        <vt:i4>5</vt:i4>
      </vt:variant>
      <vt:variant>
        <vt:lpwstr/>
      </vt:variant>
      <vt:variant>
        <vt:lpwstr>_Toc370815424</vt:lpwstr>
      </vt:variant>
      <vt:variant>
        <vt:i4>2031670</vt:i4>
      </vt:variant>
      <vt:variant>
        <vt:i4>110</vt:i4>
      </vt:variant>
      <vt:variant>
        <vt:i4>0</vt:i4>
      </vt:variant>
      <vt:variant>
        <vt:i4>5</vt:i4>
      </vt:variant>
      <vt:variant>
        <vt:lpwstr/>
      </vt:variant>
      <vt:variant>
        <vt:lpwstr>_Toc370815423</vt:lpwstr>
      </vt:variant>
      <vt:variant>
        <vt:i4>2031670</vt:i4>
      </vt:variant>
      <vt:variant>
        <vt:i4>104</vt:i4>
      </vt:variant>
      <vt:variant>
        <vt:i4>0</vt:i4>
      </vt:variant>
      <vt:variant>
        <vt:i4>5</vt:i4>
      </vt:variant>
      <vt:variant>
        <vt:lpwstr/>
      </vt:variant>
      <vt:variant>
        <vt:lpwstr>_Toc370815422</vt:lpwstr>
      </vt:variant>
      <vt:variant>
        <vt:i4>2031670</vt:i4>
      </vt:variant>
      <vt:variant>
        <vt:i4>98</vt:i4>
      </vt:variant>
      <vt:variant>
        <vt:i4>0</vt:i4>
      </vt:variant>
      <vt:variant>
        <vt:i4>5</vt:i4>
      </vt:variant>
      <vt:variant>
        <vt:lpwstr/>
      </vt:variant>
      <vt:variant>
        <vt:lpwstr>_Toc370815421</vt:lpwstr>
      </vt:variant>
      <vt:variant>
        <vt:i4>2031670</vt:i4>
      </vt:variant>
      <vt:variant>
        <vt:i4>92</vt:i4>
      </vt:variant>
      <vt:variant>
        <vt:i4>0</vt:i4>
      </vt:variant>
      <vt:variant>
        <vt:i4>5</vt:i4>
      </vt:variant>
      <vt:variant>
        <vt:lpwstr/>
      </vt:variant>
      <vt:variant>
        <vt:lpwstr>_Toc370815420</vt:lpwstr>
      </vt:variant>
      <vt:variant>
        <vt:i4>1835062</vt:i4>
      </vt:variant>
      <vt:variant>
        <vt:i4>86</vt:i4>
      </vt:variant>
      <vt:variant>
        <vt:i4>0</vt:i4>
      </vt:variant>
      <vt:variant>
        <vt:i4>5</vt:i4>
      </vt:variant>
      <vt:variant>
        <vt:lpwstr/>
      </vt:variant>
      <vt:variant>
        <vt:lpwstr>_Toc370815419</vt:lpwstr>
      </vt:variant>
      <vt:variant>
        <vt:i4>1835062</vt:i4>
      </vt:variant>
      <vt:variant>
        <vt:i4>80</vt:i4>
      </vt:variant>
      <vt:variant>
        <vt:i4>0</vt:i4>
      </vt:variant>
      <vt:variant>
        <vt:i4>5</vt:i4>
      </vt:variant>
      <vt:variant>
        <vt:lpwstr/>
      </vt:variant>
      <vt:variant>
        <vt:lpwstr>_Toc370815418</vt:lpwstr>
      </vt:variant>
      <vt:variant>
        <vt:i4>1835062</vt:i4>
      </vt:variant>
      <vt:variant>
        <vt:i4>74</vt:i4>
      </vt:variant>
      <vt:variant>
        <vt:i4>0</vt:i4>
      </vt:variant>
      <vt:variant>
        <vt:i4>5</vt:i4>
      </vt:variant>
      <vt:variant>
        <vt:lpwstr/>
      </vt:variant>
      <vt:variant>
        <vt:lpwstr>_Toc370815417</vt:lpwstr>
      </vt:variant>
      <vt:variant>
        <vt:i4>1835062</vt:i4>
      </vt:variant>
      <vt:variant>
        <vt:i4>68</vt:i4>
      </vt:variant>
      <vt:variant>
        <vt:i4>0</vt:i4>
      </vt:variant>
      <vt:variant>
        <vt:i4>5</vt:i4>
      </vt:variant>
      <vt:variant>
        <vt:lpwstr/>
      </vt:variant>
      <vt:variant>
        <vt:lpwstr>_Toc370815416</vt:lpwstr>
      </vt:variant>
      <vt:variant>
        <vt:i4>1835062</vt:i4>
      </vt:variant>
      <vt:variant>
        <vt:i4>62</vt:i4>
      </vt:variant>
      <vt:variant>
        <vt:i4>0</vt:i4>
      </vt:variant>
      <vt:variant>
        <vt:i4>5</vt:i4>
      </vt:variant>
      <vt:variant>
        <vt:lpwstr/>
      </vt:variant>
      <vt:variant>
        <vt:lpwstr>_Toc370815415</vt:lpwstr>
      </vt:variant>
      <vt:variant>
        <vt:i4>1835062</vt:i4>
      </vt:variant>
      <vt:variant>
        <vt:i4>56</vt:i4>
      </vt:variant>
      <vt:variant>
        <vt:i4>0</vt:i4>
      </vt:variant>
      <vt:variant>
        <vt:i4>5</vt:i4>
      </vt:variant>
      <vt:variant>
        <vt:lpwstr/>
      </vt:variant>
      <vt:variant>
        <vt:lpwstr>_Toc370815414</vt:lpwstr>
      </vt:variant>
      <vt:variant>
        <vt:i4>1835062</vt:i4>
      </vt:variant>
      <vt:variant>
        <vt:i4>50</vt:i4>
      </vt:variant>
      <vt:variant>
        <vt:i4>0</vt:i4>
      </vt:variant>
      <vt:variant>
        <vt:i4>5</vt:i4>
      </vt:variant>
      <vt:variant>
        <vt:lpwstr/>
      </vt:variant>
      <vt:variant>
        <vt:lpwstr>_Toc370815413</vt:lpwstr>
      </vt:variant>
      <vt:variant>
        <vt:i4>1835062</vt:i4>
      </vt:variant>
      <vt:variant>
        <vt:i4>44</vt:i4>
      </vt:variant>
      <vt:variant>
        <vt:i4>0</vt:i4>
      </vt:variant>
      <vt:variant>
        <vt:i4>5</vt:i4>
      </vt:variant>
      <vt:variant>
        <vt:lpwstr/>
      </vt:variant>
      <vt:variant>
        <vt:lpwstr>_Toc370815412</vt:lpwstr>
      </vt:variant>
      <vt:variant>
        <vt:i4>1835062</vt:i4>
      </vt:variant>
      <vt:variant>
        <vt:i4>38</vt:i4>
      </vt:variant>
      <vt:variant>
        <vt:i4>0</vt:i4>
      </vt:variant>
      <vt:variant>
        <vt:i4>5</vt:i4>
      </vt:variant>
      <vt:variant>
        <vt:lpwstr/>
      </vt:variant>
      <vt:variant>
        <vt:lpwstr>_Toc370815411</vt:lpwstr>
      </vt:variant>
      <vt:variant>
        <vt:i4>1835062</vt:i4>
      </vt:variant>
      <vt:variant>
        <vt:i4>32</vt:i4>
      </vt:variant>
      <vt:variant>
        <vt:i4>0</vt:i4>
      </vt:variant>
      <vt:variant>
        <vt:i4>5</vt:i4>
      </vt:variant>
      <vt:variant>
        <vt:lpwstr/>
      </vt:variant>
      <vt:variant>
        <vt:lpwstr>_Toc370815410</vt:lpwstr>
      </vt:variant>
      <vt:variant>
        <vt:i4>1900598</vt:i4>
      </vt:variant>
      <vt:variant>
        <vt:i4>26</vt:i4>
      </vt:variant>
      <vt:variant>
        <vt:i4>0</vt:i4>
      </vt:variant>
      <vt:variant>
        <vt:i4>5</vt:i4>
      </vt:variant>
      <vt:variant>
        <vt:lpwstr/>
      </vt:variant>
      <vt:variant>
        <vt:lpwstr>_Toc370815409</vt:lpwstr>
      </vt:variant>
      <vt:variant>
        <vt:i4>1900598</vt:i4>
      </vt:variant>
      <vt:variant>
        <vt:i4>20</vt:i4>
      </vt:variant>
      <vt:variant>
        <vt:i4>0</vt:i4>
      </vt:variant>
      <vt:variant>
        <vt:i4>5</vt:i4>
      </vt:variant>
      <vt:variant>
        <vt:lpwstr/>
      </vt:variant>
      <vt:variant>
        <vt:lpwstr>_Toc370815408</vt:lpwstr>
      </vt:variant>
      <vt:variant>
        <vt:i4>1900598</vt:i4>
      </vt:variant>
      <vt:variant>
        <vt:i4>14</vt:i4>
      </vt:variant>
      <vt:variant>
        <vt:i4>0</vt:i4>
      </vt:variant>
      <vt:variant>
        <vt:i4>5</vt:i4>
      </vt:variant>
      <vt:variant>
        <vt:lpwstr/>
      </vt:variant>
      <vt:variant>
        <vt:lpwstr>_Toc370815407</vt:lpwstr>
      </vt:variant>
      <vt:variant>
        <vt:i4>1900598</vt:i4>
      </vt:variant>
      <vt:variant>
        <vt:i4>8</vt:i4>
      </vt:variant>
      <vt:variant>
        <vt:i4>0</vt:i4>
      </vt:variant>
      <vt:variant>
        <vt:i4>5</vt:i4>
      </vt:variant>
      <vt:variant>
        <vt:lpwstr/>
      </vt:variant>
      <vt:variant>
        <vt:lpwstr>_Toc370815406</vt:lpwstr>
      </vt:variant>
      <vt:variant>
        <vt:i4>1900598</vt:i4>
      </vt:variant>
      <vt:variant>
        <vt:i4>2</vt:i4>
      </vt:variant>
      <vt:variant>
        <vt:i4>0</vt:i4>
      </vt:variant>
      <vt:variant>
        <vt:i4>5</vt:i4>
      </vt:variant>
      <vt:variant>
        <vt:lpwstr/>
      </vt:variant>
      <vt:variant>
        <vt:lpwstr>_Toc370815405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 for the Vending Machine Control System</dc:title>
  <dc:creator>jpouya2@live.utm.my</dc:creator>
  <cp:keywords>SRS, VMCS</cp:keywords>
  <cp:lastModifiedBy>Pouya Javadzadeh</cp:lastModifiedBy>
  <cp:revision>5</cp:revision>
  <cp:lastPrinted>2009-06-14T01:13:00Z</cp:lastPrinted>
  <dcterms:created xsi:type="dcterms:W3CDTF">2013-10-22T03:33:00Z</dcterms:created>
  <dcterms:modified xsi:type="dcterms:W3CDTF">2013-11-06T10:56:00Z</dcterms:modified>
</cp:coreProperties>
</file>